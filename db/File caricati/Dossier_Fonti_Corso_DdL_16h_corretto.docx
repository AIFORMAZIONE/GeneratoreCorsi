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5112" w14:textId="77777777" w:rsidR="00D22FCB" w:rsidRDefault="00000000">
      <w:pPr>
        <w:spacing w:before="2000" w:after="200"/>
        <w:jc w:val="center"/>
      </w:pPr>
      <w:r>
        <w:rPr>
          <w:b/>
          <w:bCs/>
          <w:color w:val="1A2E6C"/>
          <w:sz w:val="52"/>
          <w:szCs w:val="52"/>
        </w:rPr>
        <w:t>DOSSIER FONTI</w:t>
      </w:r>
    </w:p>
    <w:p w14:paraId="70BEFBD9" w14:textId="77777777" w:rsidR="00D22FCB" w:rsidRDefault="00000000">
      <w:pPr>
        <w:spacing w:after="200"/>
        <w:jc w:val="center"/>
      </w:pPr>
      <w:r>
        <w:rPr>
          <w:color w:val="2E4699"/>
          <w:sz w:val="32"/>
          <w:szCs w:val="32"/>
        </w:rPr>
        <w:t xml:space="preserve">Corso Datore di Lavoro 16h — </w:t>
      </w:r>
      <w:proofErr w:type="spellStart"/>
      <w:r>
        <w:rPr>
          <w:color w:val="2E4699"/>
          <w:sz w:val="32"/>
          <w:szCs w:val="32"/>
        </w:rPr>
        <w:t>AIFormazione</w:t>
      </w:r>
      <w:proofErr w:type="spellEnd"/>
    </w:p>
    <w:p w14:paraId="69D0ABA4" w14:textId="77777777" w:rsidR="00D22FCB" w:rsidRDefault="00000000">
      <w:pPr>
        <w:spacing w:after="600"/>
        <w:jc w:val="center"/>
      </w:pPr>
      <w:r>
        <w:rPr>
          <w:i/>
          <w:iCs/>
          <w:color w:val="555555"/>
          <w:sz w:val="24"/>
          <w:szCs w:val="24"/>
        </w:rPr>
        <w:t>Materiale normativo e tecnico raccolto e organizzato per uso docenti</w:t>
      </w:r>
    </w:p>
    <w:p w14:paraId="05559D81" w14:textId="77777777" w:rsidR="00D22FCB" w:rsidRDefault="00D22FCB">
      <w:pPr>
        <w:pBdr>
          <w:bottom w:val="single" w:sz="4" w:space="1" w:color="2E4699"/>
        </w:pBdr>
      </w:pPr>
    </w:p>
    <w:p w14:paraId="4088190F"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367F60AF"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40361AF5" w14:textId="77777777" w:rsidR="00D22FCB" w:rsidRDefault="00000000">
            <w:r>
              <w:rPr>
                <w:i/>
                <w:iCs/>
                <w:sz w:val="20"/>
                <w:szCs w:val="20"/>
              </w:rPr>
              <w:t>COME USARE QUESTO DOCUMENTO</w:t>
            </w:r>
          </w:p>
          <w:p w14:paraId="76B4FFEB" w14:textId="77777777" w:rsidR="00D22FCB" w:rsidRDefault="00D22FCB"/>
          <w:p w14:paraId="18CACF30" w14:textId="77777777" w:rsidR="00D22FCB" w:rsidRDefault="00000000">
            <w:r>
              <w:rPr>
                <w:i/>
                <w:iCs/>
                <w:sz w:val="20"/>
                <w:szCs w:val="20"/>
              </w:rPr>
              <w:t xml:space="preserve">Questo dossier contiene il testo integrale degli articoli chiave del </w:t>
            </w:r>
            <w:proofErr w:type="spellStart"/>
            <w:r>
              <w:rPr>
                <w:i/>
                <w:iCs/>
                <w:sz w:val="20"/>
                <w:szCs w:val="20"/>
              </w:rPr>
              <w:t>D.Lgs.</w:t>
            </w:r>
            <w:proofErr w:type="spellEnd"/>
            <w:r>
              <w:rPr>
                <w:i/>
                <w:iCs/>
                <w:sz w:val="20"/>
                <w:szCs w:val="20"/>
              </w:rPr>
              <w:t xml:space="preserve"> 81/08 e sintesi del materiale tecnico INAIL.</w:t>
            </w:r>
          </w:p>
          <w:p w14:paraId="377B1ECF" w14:textId="77777777" w:rsidR="00D22FCB" w:rsidRDefault="00000000">
            <w:r>
              <w:rPr>
                <w:i/>
                <w:iCs/>
                <w:sz w:val="20"/>
                <w:szCs w:val="20"/>
              </w:rPr>
              <w:t>Workflow: 1) Leggi le fonti qui raccolte  2) Estrarne i concetti  3) Riscrivere in forma originale per le lezioni  4) Inserire nel DB/KB.</w:t>
            </w:r>
          </w:p>
          <w:p w14:paraId="0959B1C9" w14:textId="77777777" w:rsidR="00D22FCB" w:rsidRDefault="00D22FCB"/>
          <w:p w14:paraId="5106238A" w14:textId="77777777" w:rsidR="00D22FCB" w:rsidRDefault="00000000">
            <w:r>
              <w:rPr>
                <w:i/>
                <w:iCs/>
                <w:sz w:val="20"/>
                <w:szCs w:val="20"/>
              </w:rPr>
              <w:t>LICENZE: Testi normativi = dominio pubblico (usabili alla lettera).</w:t>
            </w:r>
          </w:p>
          <w:p w14:paraId="738E55D2" w14:textId="77777777" w:rsidR="00D22FCB" w:rsidRDefault="00000000">
            <w:r>
              <w:rPr>
                <w:i/>
                <w:iCs/>
                <w:sz w:val="20"/>
                <w:szCs w:val="20"/>
              </w:rPr>
              <w:t>Pubblicazioni INAIL = citare la fonte, non riprodurre. Norme UNI/ISO = non riprodurre.</w:t>
            </w:r>
          </w:p>
        </w:tc>
      </w:tr>
    </w:tbl>
    <w:p w14:paraId="4FACFC1B" w14:textId="77777777" w:rsidR="00D22FCB" w:rsidRDefault="00D22FCB"/>
    <w:p w14:paraId="3A506C2E" w14:textId="77777777" w:rsidR="00D22FCB" w:rsidRDefault="00000000">
      <w:r>
        <w:br w:type="page"/>
      </w:r>
    </w:p>
    <w:p w14:paraId="3A52E86B" w14:textId="77777777" w:rsidR="00D22FCB" w:rsidRDefault="00000000">
      <w:pPr>
        <w:pStyle w:val="Titolo1"/>
      </w:pPr>
      <w:r>
        <w:lastRenderedPageBreak/>
        <w:t>1. Struttura del Corso — ASR 17 aprile 2025</w:t>
      </w:r>
    </w:p>
    <w:p w14:paraId="19AB2432" w14:textId="77777777" w:rsidR="00D22FCB" w:rsidRDefault="00000000">
      <w:r>
        <w:t>L'Accordo Stato-Regioni del 17 aprile 2025 (Rep. atti n. 59/CSR), pubblicato in G.U. n. 119 del 24/05/2025, ha introdotto per la prima volta l'obbligo formativo per tutti i datori di lavoro, indipendentemente dal settore e dalla dimensione aziendale.</w:t>
      </w:r>
    </w:p>
    <w:p w14:paraId="5598450A" w14:textId="77777777" w:rsidR="00D22FCB" w:rsidRDefault="00D22FCB"/>
    <w:p w14:paraId="4D9D7749" w14:textId="77777777" w:rsidR="00D22FCB" w:rsidRDefault="00000000">
      <w:pPr>
        <w:pStyle w:val="Titolo2"/>
      </w:pPr>
      <w:r>
        <w:t>Struttura del corso base (16 ore)</w:t>
      </w:r>
    </w:p>
    <w:p w14:paraId="2CF5FF84" w14:textId="77777777" w:rsidR="00D22FCB" w:rsidRDefault="00000000">
      <w:pPr>
        <w:pStyle w:val="Paragrafoelenco"/>
        <w:numPr>
          <w:ilvl w:val="0"/>
          <w:numId w:val="2"/>
        </w:numPr>
      </w:pPr>
      <w:r>
        <w:t>Modulo 1 — Giuridico-normativo: obblighi, deleghe, responsabilità, ruolo degli organi di vigilanza</w:t>
      </w:r>
    </w:p>
    <w:p w14:paraId="7458362E" w14:textId="77777777" w:rsidR="00D22FCB" w:rsidRDefault="00000000">
      <w:pPr>
        <w:pStyle w:val="Paragrafoelenco"/>
        <w:numPr>
          <w:ilvl w:val="0"/>
          <w:numId w:val="2"/>
        </w:numPr>
      </w:pPr>
      <w:r>
        <w:t>Modulo 2 — Organizzazione e gestione della SSL: valutazione dei rischi, misure di prevenzione, gestione delle emergenze, informazione e formazione</w:t>
      </w:r>
    </w:p>
    <w:p w14:paraId="77236AA2" w14:textId="77777777" w:rsidR="00D22FCB" w:rsidRDefault="00000000">
      <w:pPr>
        <w:pStyle w:val="Paragrafoelenco"/>
        <w:numPr>
          <w:ilvl w:val="0"/>
          <w:numId w:val="2"/>
        </w:numPr>
      </w:pPr>
      <w:r>
        <w:t>Modulo aggiuntivo — Cantieri (6 ore): per datori di lavoro di imprese affidatarie in cantieri temporanei o mobili</w:t>
      </w:r>
    </w:p>
    <w:p w14:paraId="24BEC6A8" w14:textId="77777777" w:rsidR="00D22FCB" w:rsidRDefault="00D22FCB"/>
    <w:p w14:paraId="45D7F3F9" w14:textId="77777777" w:rsidR="00D22FCB" w:rsidRDefault="00000000">
      <w:pPr>
        <w:pStyle w:val="Titolo2"/>
      </w:pPr>
      <w:r>
        <w:t>Modalità e aggiornamento</w:t>
      </w:r>
    </w:p>
    <w:p w14:paraId="08B7623D" w14:textId="77777777" w:rsidR="00D22FCB" w:rsidRDefault="00000000">
      <w:pPr>
        <w:pStyle w:val="Paragrafoelenco"/>
        <w:numPr>
          <w:ilvl w:val="0"/>
          <w:numId w:val="2"/>
        </w:numPr>
      </w:pPr>
      <w:del w:id="0" w:author="Claude" w:date="2026-06-09T00:00:00Z">
        <w:r>
          <w:delText>Corso base: NON erogabile in e-learning (solo presenza o videoconferenza sincrona)</w:delText>
        </w:r>
      </w:del>
      <w:ins w:id="1" w:author="Claude" w:date="2026-06-09T00:00:00Z">
        <w:r>
          <w:t>Corso base: erogabile in aula, in videoconferenza sincrona e in e-learning, purché siano garantiti tracciabilità e verifica dell’apprendimento. Il divieto di e-learning riguarda i preposti e i moduli del datore-RSPP, non il corso base del datore di lavoro. Da confermare sul testo ufficiale dell’Accordo (asr2025.it / Gazzetta).</w:t>
        </w:r>
      </w:ins>
    </w:p>
    <w:p w14:paraId="7E407C46" w14:textId="77777777" w:rsidR="00D22FCB" w:rsidRDefault="00000000">
      <w:pPr>
        <w:pStyle w:val="Paragrafoelenco"/>
        <w:numPr>
          <w:ilvl w:val="0"/>
          <w:numId w:val="2"/>
        </w:numPr>
      </w:pPr>
      <w:r>
        <w:t>Aggiornamento quinquennale: 8 ore ogni 5 anni (presenza, videoconferenza o e-learning)</w:t>
      </w:r>
    </w:p>
    <w:p w14:paraId="0AEC7987" w14:textId="77777777" w:rsidR="00D22FCB" w:rsidRDefault="00000000">
      <w:pPr>
        <w:pStyle w:val="Paragrafoelenco"/>
        <w:numPr>
          <w:ilvl w:val="0"/>
          <w:numId w:val="2"/>
        </w:numPr>
      </w:pPr>
      <w:r>
        <w:t>Scadenza transitoria: i corsi potevano essere avviati con vecchi accordi fino al 24 maggio 2026</w:t>
      </w:r>
    </w:p>
    <w:p w14:paraId="2CFED954" w14:textId="77777777" w:rsidR="00D22FCB" w:rsidRDefault="00000000">
      <w:pPr>
        <w:pStyle w:val="Paragrafoelenco"/>
        <w:numPr>
          <w:ilvl w:val="0"/>
          <w:numId w:val="2"/>
        </w:numPr>
      </w:pPr>
      <w:r>
        <w:t>I datori di lavoro devono completare la formazione entro 2 anni dall'entrata in vigore</w:t>
      </w:r>
    </w:p>
    <w:p w14:paraId="47E44894"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0FA4271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BC1202C" w14:textId="77777777" w:rsidR="00D22FCB" w:rsidRDefault="00000000">
            <w:r>
              <w:rPr>
                <w:i/>
                <w:iCs/>
                <w:sz w:val="20"/>
                <w:szCs w:val="20"/>
              </w:rPr>
              <w:t>Fonte: Accordo Stato-Regioni 17/04/2025, G.U. n. 119/2025.</w:t>
            </w:r>
          </w:p>
          <w:p w14:paraId="5AFBF99F" w14:textId="77777777" w:rsidR="00D22FCB" w:rsidRDefault="00000000">
            <w:r>
              <w:rPr>
                <w:i/>
                <w:iCs/>
                <w:sz w:val="20"/>
                <w:szCs w:val="20"/>
              </w:rPr>
              <w:t>URL Ministero del Lavoro: https://www.lavoro.gov.it/temi-e-priorita/salute-e-sicurezza/focus/pagine/accordo-stato-regioni-del-17042025-materia-di-formazione</w:t>
            </w:r>
          </w:p>
        </w:tc>
      </w:tr>
    </w:tbl>
    <w:p w14:paraId="277CB7DC" w14:textId="77777777" w:rsidR="00D22FCB" w:rsidRDefault="00D22FCB"/>
    <w:p w14:paraId="76A63B3A" w14:textId="77777777" w:rsidR="00D22FCB" w:rsidRDefault="00000000">
      <w:r>
        <w:rPr>
          <w:i/>
          <w:iCs/>
          <w:color w:val="8B0000"/>
        </w:rPr>
        <w:t xml:space="preserve">⚠ NOTA DIDATTICA: La suddivisione in 3 moduli adottata da </w:t>
      </w:r>
      <w:proofErr w:type="spellStart"/>
      <w:r>
        <w:rPr>
          <w:i/>
          <w:iCs/>
          <w:color w:val="8B0000"/>
        </w:rPr>
        <w:t>AIFormazione</w:t>
      </w:r>
      <w:proofErr w:type="spellEnd"/>
      <w:r>
        <w:rPr>
          <w:i/>
          <w:iCs/>
          <w:color w:val="8B0000"/>
        </w:rPr>
        <w:t xml:space="preserve"> (giuridico-normativo + gestionale + rischi specifici) è legittima ma i contenuti devono restare mappabili sui 2 moduli ufficiali. I rischi specifici tecnici appartengono più alla formazione lavoratori/RSPP: verificare con le docenti prima di produrre l'intero corso.</w:t>
      </w:r>
    </w:p>
    <w:p w14:paraId="623B04C6" w14:textId="77777777" w:rsidR="00D22FCB" w:rsidRDefault="00000000">
      <w:r>
        <w:br w:type="page"/>
      </w:r>
    </w:p>
    <w:p w14:paraId="0D32FE91" w14:textId="77777777" w:rsidR="00D22FCB" w:rsidRDefault="00000000">
      <w:pPr>
        <w:pStyle w:val="Titolo1"/>
      </w:pPr>
      <w:r>
        <w:lastRenderedPageBreak/>
        <w:t>2. Modulo Giuridico-Normativo</w:t>
      </w:r>
    </w:p>
    <w:p w14:paraId="785CC3F5" w14:textId="77777777" w:rsidR="00D22FCB" w:rsidRDefault="00000000">
      <w:pPr>
        <w:pStyle w:val="Titolo2"/>
      </w:pPr>
      <w:r>
        <w:t xml:space="preserve">2.1 — Art. 16 </w:t>
      </w:r>
      <w:proofErr w:type="spellStart"/>
      <w:r>
        <w:t>D.Lgs.</w:t>
      </w:r>
      <w:proofErr w:type="spellEnd"/>
      <w:r>
        <w:t xml:space="preserve"> 81/08: Delega di funzioni</w:t>
      </w:r>
    </w:p>
    <w:p w14:paraId="19D6928E"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24C93305"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57C11180" w14:textId="77777777" w:rsidR="00D22FCB" w:rsidRDefault="00000000">
            <w:r>
              <w:rPr>
                <w:b/>
                <w:bCs/>
                <w:color w:val="FFFFFF"/>
              </w:rPr>
              <w:t>Art. 16 — Delega di funzioni (testo integrale)</w:t>
            </w:r>
          </w:p>
        </w:tc>
      </w:tr>
      <w:tr w:rsidR="00D22FCB" w14:paraId="43AF67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5B70049" w14:textId="77777777" w:rsidR="00D22FCB" w:rsidRDefault="00000000">
            <w:r>
              <w:rPr>
                <w:sz w:val="20"/>
                <w:szCs w:val="20"/>
              </w:rPr>
              <w:t>1. La delega di funzioni da parte del datore di lavoro, ove non espressamente esclusa, è ammessa con i seguenti limiti e condizioni:</w:t>
            </w:r>
          </w:p>
          <w:p w14:paraId="6892D692" w14:textId="77777777" w:rsidR="00D22FCB" w:rsidRDefault="00000000">
            <w:r>
              <w:rPr>
                <w:sz w:val="20"/>
                <w:szCs w:val="20"/>
              </w:rPr>
              <w:t xml:space="preserve">   a) che essa risulti da atto scritto recante data certa;</w:t>
            </w:r>
          </w:p>
          <w:p w14:paraId="643E8803" w14:textId="77777777" w:rsidR="00D22FCB" w:rsidRDefault="00000000">
            <w:r>
              <w:rPr>
                <w:sz w:val="20"/>
                <w:szCs w:val="20"/>
              </w:rPr>
              <w:t xml:space="preserve">   b) che il delegato possegga tutti i requisiti di professionalità ed esperienza richiesti dalla specifica natura delle funzioni delegate;</w:t>
            </w:r>
          </w:p>
          <w:p w14:paraId="4DF4C749" w14:textId="77777777" w:rsidR="00D22FCB" w:rsidRDefault="00000000">
            <w:r>
              <w:rPr>
                <w:sz w:val="20"/>
                <w:szCs w:val="20"/>
              </w:rPr>
              <w:t xml:space="preserve">   c) che essa attribuisca al delegato tutti i poteri di organizzazione, gestione e controllo richiesti dalla specifica natura delle funzioni delegate;</w:t>
            </w:r>
          </w:p>
          <w:p w14:paraId="428E2073" w14:textId="77777777" w:rsidR="00D22FCB" w:rsidRDefault="00000000">
            <w:r>
              <w:rPr>
                <w:sz w:val="20"/>
                <w:szCs w:val="20"/>
              </w:rPr>
              <w:t xml:space="preserve">   d) che essa attribuisca al delegato l'autonomia di spesa necessaria allo svolgimento delle funzioni delegate;</w:t>
            </w:r>
          </w:p>
          <w:p w14:paraId="617FA8F4" w14:textId="77777777" w:rsidR="00D22FCB" w:rsidRDefault="00000000">
            <w:r>
              <w:rPr>
                <w:sz w:val="20"/>
                <w:szCs w:val="20"/>
              </w:rPr>
              <w:t xml:space="preserve">   e) che la delega sia accettata dal delegato per iscritto.</w:t>
            </w:r>
          </w:p>
          <w:p w14:paraId="798175EC" w14:textId="77777777" w:rsidR="00D22FCB" w:rsidRDefault="00D22FCB"/>
          <w:p w14:paraId="7695E467" w14:textId="77777777" w:rsidR="00D22FCB" w:rsidRDefault="00000000">
            <w:r>
              <w:rPr>
                <w:sz w:val="20"/>
                <w:szCs w:val="20"/>
              </w:rPr>
              <w:t>2. Alla delega di cui al comma 1 deve essere data adeguata e tempestiva pubblicità.</w:t>
            </w:r>
          </w:p>
          <w:p w14:paraId="6F68456A" w14:textId="77777777" w:rsidR="00D22FCB" w:rsidRDefault="00D22FCB"/>
          <w:p w14:paraId="0E3BF968" w14:textId="77777777" w:rsidR="00D22FCB" w:rsidRDefault="00000000">
            <w:r>
              <w:rPr>
                <w:sz w:val="20"/>
                <w:szCs w:val="20"/>
              </w:rPr>
              <w:t>3. La delega di funzioni non esclude l'obbligo di vigilanza in capo al datore di lavoro in ordine al corretto espletamento da parte del delegato delle funzioni trasferite. L'obbligo di cui al primo periodo si intende assolto in caso di adozione ed efficace attuazione del modello di verifica e controllo di cui all'art. 30, comma 4.</w:t>
            </w:r>
          </w:p>
          <w:p w14:paraId="2DDBD509" w14:textId="77777777" w:rsidR="00D22FCB" w:rsidRDefault="00D22FCB"/>
          <w:p w14:paraId="65889455" w14:textId="77777777" w:rsidR="00D22FCB" w:rsidRDefault="00000000">
            <w:r>
              <w:rPr>
                <w:sz w:val="20"/>
                <w:szCs w:val="20"/>
              </w:rPr>
              <w:t>3-bis. Il soggetto delegato può, a sua volta, previa intesa con il datore di lavoro delegare specifiche funzioni in materia di salute e sicurezza sul lavoro alle medesime condizioni di cui ai commi 1 e 2. La delega di funzioni di cui al primo periodo non esclude l'obbligo di vigilanza in capo al delegante in ordine al corretto espletamento delle funzioni trasferite. Il soggetto al quale sia stata conferita la delega di cui al presente comma non può, a sua volta, delegare le funzioni delegate.</w:t>
            </w:r>
          </w:p>
        </w:tc>
      </w:tr>
    </w:tbl>
    <w:p w14:paraId="3BE22EA5" w14:textId="77777777" w:rsidR="00974C79" w:rsidRDefault="00974C79" w:rsidP="00974C79">
      <w:pPr>
        <w:jc w:val="both"/>
      </w:pPr>
    </w:p>
    <w:p w14:paraId="24914866" w14:textId="31CB52BA" w:rsidR="00974C79" w:rsidRPr="00974C79" w:rsidRDefault="00974C79" w:rsidP="00974C79">
      <w:pPr>
        <w:jc w:val="both"/>
        <w:rPr>
          <w:highlight w:val="green"/>
        </w:rPr>
      </w:pPr>
      <w:r w:rsidRPr="00974C79">
        <w:rPr>
          <w:highlight w:val="green"/>
        </w:rPr>
        <w:t xml:space="preserve">L'art. 16 del Decreto Legislativo n. 81/2008 consente </w:t>
      </w:r>
      <w:r w:rsidR="00A016B1">
        <w:rPr>
          <w:highlight w:val="green"/>
        </w:rPr>
        <w:t xml:space="preserve">quindi, </w:t>
      </w:r>
      <w:r w:rsidRPr="00974C79">
        <w:rPr>
          <w:highlight w:val="green"/>
        </w:rPr>
        <w:t>al datore di lavoro di trasferire ad altri</w:t>
      </w:r>
      <w:r>
        <w:rPr>
          <w:highlight w:val="green"/>
        </w:rPr>
        <w:t xml:space="preserve"> </w:t>
      </w:r>
      <w:r w:rsidRPr="00974C79">
        <w:rPr>
          <w:highlight w:val="green"/>
        </w:rPr>
        <w:t>soggetti aziendali l'esercizio di determinate funzioni prevenzionistiche, ma solo nel rispetto di</w:t>
      </w:r>
      <w:r>
        <w:rPr>
          <w:highlight w:val="green"/>
        </w:rPr>
        <w:t xml:space="preserve"> </w:t>
      </w:r>
      <w:r w:rsidRPr="00974C79">
        <w:rPr>
          <w:highlight w:val="green"/>
        </w:rPr>
        <w:t>rigorose condizioni poste a tutela dei lavoratori.</w:t>
      </w:r>
    </w:p>
    <w:p w14:paraId="749337A2" w14:textId="77777777" w:rsidR="00974C79" w:rsidRPr="00974C79" w:rsidRDefault="00974C79" w:rsidP="00974C79">
      <w:pPr>
        <w:jc w:val="both"/>
        <w:rPr>
          <w:b/>
          <w:bCs/>
          <w:highlight w:val="green"/>
        </w:rPr>
      </w:pPr>
      <w:r w:rsidRPr="00974C79">
        <w:rPr>
          <w:b/>
          <w:bCs/>
          <w:highlight w:val="green"/>
        </w:rPr>
        <w:t>1. Requisiti e condizioni della delega</w:t>
      </w:r>
    </w:p>
    <w:p w14:paraId="4ECA4619" w14:textId="77777777" w:rsidR="00974C79" w:rsidRPr="00974C79" w:rsidRDefault="00974C79" w:rsidP="00974C79">
      <w:pPr>
        <w:jc w:val="both"/>
        <w:rPr>
          <w:highlight w:val="green"/>
        </w:rPr>
      </w:pPr>
      <w:r w:rsidRPr="00974C79">
        <w:rPr>
          <w:highlight w:val="green"/>
        </w:rPr>
        <w:t>La delega di funzioni rappresenta uno strumento organizzativo fondamentale nelle imprese di dimensioni medio-grandi, dove il datore di lavoro non può materialmente svolgere in prima persona tutte le attività connesse alla sicurezza. Tuttavia, il legislatore ha previsto una serie di requisiti affinché la delega sia valida ed efficace.</w:t>
      </w:r>
    </w:p>
    <w:p w14:paraId="40F01DD9" w14:textId="77777777" w:rsidR="00974C79" w:rsidRPr="00974C79" w:rsidRDefault="00974C79" w:rsidP="00974C79">
      <w:pPr>
        <w:jc w:val="both"/>
        <w:rPr>
          <w:b/>
          <w:bCs/>
          <w:highlight w:val="green"/>
        </w:rPr>
      </w:pPr>
      <w:r w:rsidRPr="00974C79">
        <w:rPr>
          <w:b/>
          <w:bCs/>
          <w:highlight w:val="green"/>
        </w:rPr>
        <w:t>a) Atto scritto con data certa</w:t>
      </w:r>
    </w:p>
    <w:p w14:paraId="4E99F79E" w14:textId="77777777" w:rsidR="003628DF" w:rsidRPr="003628DF" w:rsidRDefault="003628DF" w:rsidP="003628DF">
      <w:pPr>
        <w:jc w:val="both"/>
        <w:rPr>
          <w:highlight w:val="green"/>
        </w:rPr>
      </w:pPr>
      <w:r w:rsidRPr="003628DF">
        <w:rPr>
          <w:highlight w:val="green"/>
        </w:rPr>
        <w:t>La previsione secondo cui la delega di funzioni deve risultare da un atto scritto recante data certa costituisce uno dei requisiti fondamentali per la sua validità. Il legislatore ha introdotto tale obbligo al fine di garantire trasparenza, certezza giuridica e corretta attribuzione delle responsabilità in materia di salute e sicurezza sul lavoro.</w:t>
      </w:r>
    </w:p>
    <w:p w14:paraId="03BD3DBF" w14:textId="77777777" w:rsidR="003628DF" w:rsidRPr="003628DF" w:rsidRDefault="003628DF" w:rsidP="003628DF">
      <w:pPr>
        <w:jc w:val="both"/>
        <w:rPr>
          <w:highlight w:val="green"/>
        </w:rPr>
      </w:pPr>
      <w:r w:rsidRPr="003628DF">
        <w:rPr>
          <w:highlight w:val="green"/>
        </w:rPr>
        <w:t>La forma scritta consente innanzitutto di documentare in modo chiaro e inequivocabile il trasferimento di determinate funzioni dal datore di lavoro al delegato. Attraverso l'atto scritto è possibile individuare con precisione le attività delegate, i poteri conferiti e gli eventuali limiti dell'incarico, evitando situazioni di incertezza che potrebbero compromettere l'efficacia della gestione della sicurezza aziendale. Una delega generica o poco chiara, infatti, potrebbe rendere difficile stabilire chi sia effettivamente responsabile di una determinata attività o decisione.</w:t>
      </w:r>
    </w:p>
    <w:p w14:paraId="0DF67798" w14:textId="77777777" w:rsidR="003628DF" w:rsidRPr="003628DF" w:rsidRDefault="003628DF" w:rsidP="003628DF">
      <w:pPr>
        <w:jc w:val="both"/>
        <w:rPr>
          <w:highlight w:val="green"/>
        </w:rPr>
      </w:pPr>
      <w:r w:rsidRPr="003628DF">
        <w:rPr>
          <w:highlight w:val="green"/>
        </w:rPr>
        <w:t>La presenza della data certa riveste una particolare importanza sotto il profilo probatorio. In caso di controlli da parte degli organi di vigilanza, di infortuni sul lavoro o di procedimenti giudiziari, essa consente di dimostrare che la delega è stata conferita in un momento antecedente all'evento oggetto di accertamento. In questo modo si evita il rischio che l'atto possa essere considerato predisposto successivamente ai fatti con finalità meramente difensive.</w:t>
      </w:r>
    </w:p>
    <w:p w14:paraId="4356C654" w14:textId="77777777" w:rsidR="003628DF" w:rsidRPr="003628DF" w:rsidRDefault="003628DF" w:rsidP="003628DF">
      <w:pPr>
        <w:jc w:val="both"/>
        <w:rPr>
          <w:highlight w:val="green"/>
        </w:rPr>
      </w:pPr>
      <w:r w:rsidRPr="003628DF">
        <w:rPr>
          <w:highlight w:val="green"/>
        </w:rPr>
        <w:t xml:space="preserve">Dal punto di vista organizzativo, la formalizzazione della delega favorisce una chiara distribuzione delle responsabilità all'interno dell'azienda. Il delegato è messo nelle condizioni di conoscere con </w:t>
      </w:r>
      <w:r w:rsidRPr="003628DF">
        <w:rPr>
          <w:highlight w:val="green"/>
        </w:rPr>
        <w:lastRenderedPageBreak/>
        <w:t>esattezza i compiti che gli vengono affidati e i poteri di cui dispone per svolgerli, mentre il datore di lavoro può dimostrare di aver strutturato il sistema aziendale della prevenzione secondo criteri di chiarezza e responsabilizzazione.</w:t>
      </w:r>
    </w:p>
    <w:p w14:paraId="7303629F" w14:textId="5717D4B6" w:rsidR="003628DF" w:rsidRPr="003628DF" w:rsidRDefault="003628DF" w:rsidP="003628DF">
      <w:pPr>
        <w:jc w:val="both"/>
        <w:rPr>
          <w:highlight w:val="green"/>
        </w:rPr>
      </w:pPr>
      <w:r w:rsidRPr="003628DF">
        <w:rPr>
          <w:highlight w:val="green"/>
        </w:rPr>
        <w:t xml:space="preserve">Per il datore di lavoro, la delega scritta rappresenta quindi non solo un adempimento formale richiesto dalla legge, ma anche uno strumento gestionale fondamentale per organizzare efficacemente il sistema di salute e sicurezza sul lavoro. Tuttavia, è importante ricordare che la delega, pur trasferendo specifiche funzioni, non elimina completamente la posizione di garanzia del datore di lavoro, il quale conserva l'obbligo di vigilare sul corretto operato del delegato, come previsto dall'articolo 16 del </w:t>
      </w:r>
      <w:r w:rsidR="009408BC" w:rsidRPr="003628DF">
        <w:rPr>
          <w:highlight w:val="green"/>
        </w:rPr>
        <w:t>D.lgs.</w:t>
      </w:r>
      <w:r w:rsidRPr="003628DF">
        <w:rPr>
          <w:highlight w:val="green"/>
        </w:rPr>
        <w:t xml:space="preserve"> 81/200</w:t>
      </w:r>
      <w:r w:rsidR="009408BC">
        <w:rPr>
          <w:highlight w:val="green"/>
        </w:rPr>
        <w:t>8.</w:t>
      </w:r>
    </w:p>
    <w:p w14:paraId="1DA4CAB7" w14:textId="77777777" w:rsidR="00974C79" w:rsidRPr="00974C79" w:rsidRDefault="00974C79" w:rsidP="00974C79">
      <w:pPr>
        <w:jc w:val="both"/>
        <w:rPr>
          <w:b/>
          <w:bCs/>
          <w:highlight w:val="green"/>
        </w:rPr>
      </w:pPr>
      <w:r w:rsidRPr="00974C79">
        <w:rPr>
          <w:b/>
          <w:bCs/>
          <w:highlight w:val="green"/>
        </w:rPr>
        <w:t>b) Professionalità ed esperienza del delegato</w:t>
      </w:r>
    </w:p>
    <w:p w14:paraId="17C48D16" w14:textId="77777777" w:rsidR="006D7F1C" w:rsidRPr="006D7F1C" w:rsidRDefault="006D7F1C" w:rsidP="006D7F1C">
      <w:pPr>
        <w:jc w:val="both"/>
        <w:rPr>
          <w:highlight w:val="green"/>
        </w:rPr>
      </w:pPr>
      <w:r w:rsidRPr="006D7F1C">
        <w:rPr>
          <w:highlight w:val="green"/>
        </w:rPr>
        <w:t>Un ulteriore requisito essenziale per la validità della delega di funzioni è rappresentato dal possesso, da parte del delegato, di tutti i requisiti di professionalità ed esperienza richiesti dalla specifica natura delle attività delegate. Il legislatore ha voluto evitare che il trasferimento di funzioni in materia di salute e sicurezza sul lavoro possa avvenire nei confronti di soggetti privi delle necessarie competenze tecniche, organizzative e gestionali.</w:t>
      </w:r>
    </w:p>
    <w:p w14:paraId="6A654222" w14:textId="77777777" w:rsidR="006D7F1C" w:rsidRPr="006D7F1C" w:rsidRDefault="006D7F1C" w:rsidP="006D7F1C">
      <w:pPr>
        <w:jc w:val="both"/>
        <w:rPr>
          <w:highlight w:val="green"/>
        </w:rPr>
      </w:pPr>
      <w:r w:rsidRPr="006D7F1C">
        <w:rPr>
          <w:highlight w:val="green"/>
        </w:rPr>
        <w:t>Non è infatti sufficiente una semplice nomina formale o l'attribuzione di un incarico mediante atto scritto: il delegato deve essere concretamente in grado di esercitare le funzioni ricevute, comprendere i rischi presenti nell'ambiente di lavoro e adottare le misure necessarie per garantire la tutela della salute e della sicurezza dei lavoratori. La scelta del delegato deve quindi essere effettuata con particolare attenzione dal datore di lavoro, valutando il percorso professionale, le competenze maturate, l'esperienza acquisita nel settore di attività dell'azienda e l'eventuale formazione specialistica posseduta.</w:t>
      </w:r>
    </w:p>
    <w:p w14:paraId="49A6F495" w14:textId="77777777" w:rsidR="006D7F1C" w:rsidRPr="006D7F1C" w:rsidRDefault="006D7F1C" w:rsidP="006D7F1C">
      <w:pPr>
        <w:jc w:val="both"/>
        <w:rPr>
          <w:highlight w:val="green"/>
        </w:rPr>
      </w:pPr>
      <w:r w:rsidRPr="006D7F1C">
        <w:rPr>
          <w:highlight w:val="green"/>
        </w:rPr>
        <w:t>La professionalità richiesta deve essere commisurata alla complessità delle funzioni delegate. Ad esempio, la gestione della sicurezza in un piccolo ufficio amministrativo richiederà competenze diverse rispetto a quelle necessarie per dirigere la sicurezza in un cantiere edile, in uno stabilimento industriale o in un'azienda caratterizzata dalla presenza di rischi particolarmente elevati. Quanto maggiore è la complessità dell'organizzazione e dei rischi presenti, tanto più elevato dovrà essere il livello di preparazione del soggetto individuato come delegato.</w:t>
      </w:r>
    </w:p>
    <w:p w14:paraId="2501D6FD" w14:textId="77777777" w:rsidR="006D7F1C" w:rsidRPr="006D7F1C" w:rsidRDefault="006D7F1C" w:rsidP="006D7F1C">
      <w:pPr>
        <w:jc w:val="both"/>
        <w:rPr>
          <w:highlight w:val="green"/>
        </w:rPr>
      </w:pPr>
      <w:r w:rsidRPr="006D7F1C">
        <w:rPr>
          <w:highlight w:val="green"/>
        </w:rPr>
        <w:t>Questo requisito trova fondamento nel principio generale di effettività che caratterizza l'intero sistema prevenzionistico delineato dal Decreto Legislativo 9 aprile 2008 n. 81. Secondo tale principio, le responsabilità devono essere attribuite a soggetti che dispongano realmente delle capacità e degli strumenti necessari per adempiere agli obblighi loro affidati. Una delega conferita a una persona priva delle necessarie competenze sarebbe infatti inefficace e non produrrebbe gli effetti previsti dalla legge, lasciando il datore di lavoro esposto alle relative responsabilità.</w:t>
      </w:r>
    </w:p>
    <w:p w14:paraId="52A1801A" w14:textId="77777777" w:rsidR="006D7F1C" w:rsidRPr="006D7F1C" w:rsidRDefault="006D7F1C" w:rsidP="006D7F1C">
      <w:pPr>
        <w:jc w:val="both"/>
        <w:rPr>
          <w:highlight w:val="green"/>
        </w:rPr>
      </w:pPr>
      <w:r w:rsidRPr="006D7F1C">
        <w:rPr>
          <w:highlight w:val="green"/>
        </w:rPr>
        <w:t>Dal punto di vista pratico, il datore di lavoro deve quindi poter dimostrare di aver effettuato una valutazione preventiva dell'idoneità professionale del delegato. Tale valutazione può basarsi su elementi quali il titolo di studio, le qualifiche professionali possedute, l'esperienza maturata nel ruolo, la partecipazione a corsi di formazione specifici e la conoscenza dell'organizzazione aziendale e dei relativi processi produttivi.</w:t>
      </w:r>
    </w:p>
    <w:p w14:paraId="18BC3745" w14:textId="77777777" w:rsidR="006D7F1C" w:rsidRPr="006D7F1C" w:rsidRDefault="006D7F1C" w:rsidP="006D7F1C">
      <w:pPr>
        <w:jc w:val="both"/>
        <w:rPr>
          <w:highlight w:val="green"/>
        </w:rPr>
      </w:pPr>
      <w:r w:rsidRPr="006D7F1C">
        <w:rPr>
          <w:highlight w:val="green"/>
        </w:rPr>
        <w:t>La previsione normativa risponde inoltre a una precisa esigenza di tutela dei lavoratori. La gestione della salute e sicurezza sul lavoro richiede infatti decisioni che incidono direttamente sulla prevenzione degli infortuni e delle malattie professionali. Affidare tali compiti a soggetti adeguatamente preparati significa garantire una maggiore efficacia delle misure preventive, una migliore individuazione dei rischi e una più corretta applicazione delle disposizioni legislative e tecniche in materia di sicurezza.</w:t>
      </w:r>
    </w:p>
    <w:p w14:paraId="07A11308" w14:textId="77777777" w:rsidR="006D7F1C" w:rsidRPr="006D7F1C" w:rsidRDefault="006D7F1C" w:rsidP="006D7F1C">
      <w:pPr>
        <w:jc w:val="both"/>
        <w:rPr>
          <w:highlight w:val="green"/>
        </w:rPr>
      </w:pPr>
      <w:r w:rsidRPr="006D7F1C">
        <w:rPr>
          <w:highlight w:val="green"/>
        </w:rPr>
        <w:t>Pertanto, la scelta del delegato non deve essere considerata un mero adempimento formale, ma una decisione organizzativa di particolare rilevanza strategica, attraverso la quale il datore di lavoro individua una figura capace di contribuire concretamente al funzionamento del sistema aziendale di prevenzione e protezione. In tale prospettiva, competenza, esperienza e professionalità rappresentano presupposti indispensabili affinché la delega di funzioni possa perseguire efficacemente gli obiettivi di tutela della salute e della sicurezza previsti dalla normativa vigente.</w:t>
      </w:r>
    </w:p>
    <w:p w14:paraId="16D45849" w14:textId="77777777" w:rsidR="00974C79" w:rsidRPr="00974C79" w:rsidRDefault="00974C79" w:rsidP="00974C79">
      <w:pPr>
        <w:jc w:val="both"/>
        <w:rPr>
          <w:b/>
          <w:bCs/>
          <w:highlight w:val="green"/>
        </w:rPr>
      </w:pPr>
      <w:r w:rsidRPr="00974C79">
        <w:rPr>
          <w:b/>
          <w:bCs/>
          <w:highlight w:val="green"/>
        </w:rPr>
        <w:t>c) Attribuzione dei poteri necessari</w:t>
      </w:r>
    </w:p>
    <w:p w14:paraId="7F77AF9F" w14:textId="77777777" w:rsidR="005F7A9E" w:rsidRPr="005F7A9E" w:rsidRDefault="005F7A9E" w:rsidP="005F7A9E">
      <w:pPr>
        <w:jc w:val="both"/>
        <w:rPr>
          <w:highlight w:val="green"/>
        </w:rPr>
      </w:pPr>
      <w:r w:rsidRPr="005F7A9E">
        <w:rPr>
          <w:highlight w:val="green"/>
        </w:rPr>
        <w:t>Affinché la delega di funzioni sia valida ed efficace, non è sufficiente che il datore di lavoro individui un soggetto competente e formalizzi l'incarico mediante atto scritto. È necessario che il delegato venga concretamente posto nelle condizioni di svolgere le funzioni trasferite attraverso l'attribuzione di tutti i poteri di organizzazione, gestione e controllo richiesti dalla specifica natura dell'incarico.</w:t>
      </w:r>
    </w:p>
    <w:p w14:paraId="2D9958F4" w14:textId="77777777" w:rsidR="005F7A9E" w:rsidRPr="005F7A9E" w:rsidRDefault="005F7A9E" w:rsidP="005F7A9E">
      <w:pPr>
        <w:jc w:val="both"/>
        <w:rPr>
          <w:highlight w:val="green"/>
        </w:rPr>
      </w:pPr>
      <w:r w:rsidRPr="005F7A9E">
        <w:rPr>
          <w:highlight w:val="green"/>
        </w:rPr>
        <w:lastRenderedPageBreak/>
        <w:t>Tale requisito si fonda sul principio generale secondo cui non può esservi responsabilità senza effettivi poteri di intervento. Il soggetto chiamato a rispondere dell'adempimento di determinati obblighi deve essere posto nella condizione di poter assumere decisioni, impartire disposizioni, organizzare le attività lavorative e verificare che le misure di sicurezza vengano correttamente applicate. In assenza di tali poteri, il delegato si troverebbe a essere formalmente responsabile di attività sulle quali non ha alcuna reale possibilità di incidere.</w:t>
      </w:r>
    </w:p>
    <w:p w14:paraId="6EF65B95" w14:textId="77777777" w:rsidR="005F7A9E" w:rsidRPr="005F7A9E" w:rsidRDefault="005F7A9E" w:rsidP="005F7A9E">
      <w:pPr>
        <w:jc w:val="both"/>
        <w:rPr>
          <w:highlight w:val="green"/>
        </w:rPr>
      </w:pPr>
      <w:r w:rsidRPr="005F7A9E">
        <w:rPr>
          <w:highlight w:val="green"/>
        </w:rPr>
        <w:t>L'attribuzione dei poteri deve essere effettiva e non meramente teorica. Il delegato deve poter adottare autonomamente le decisioni necessarie nell'ambito delle competenze ricevute, impartire istruzioni al personale, organizzare le attività di prevenzione, richiedere interventi correttivi e vigilare sul rispetto delle procedure di sicurezza. Deve inoltre poter esercitare un adeguato controllo sull'operato dei lavoratori e delle figure aziendali coinvolte nei processi produttivi di propria competenza.</w:t>
      </w:r>
    </w:p>
    <w:p w14:paraId="1B73A0A9" w14:textId="77777777" w:rsidR="005F7A9E" w:rsidRPr="005F7A9E" w:rsidRDefault="005F7A9E" w:rsidP="005F7A9E">
      <w:pPr>
        <w:jc w:val="both"/>
        <w:rPr>
          <w:highlight w:val="green"/>
        </w:rPr>
      </w:pPr>
      <w:r w:rsidRPr="005F7A9E">
        <w:rPr>
          <w:highlight w:val="green"/>
        </w:rPr>
        <w:t>La giurisprudenza ha più volte affermato che una delega priva di reali poteri decisionali configura una cosiddetta “delega apparente”, ossia una delega esistente solo sul piano formale ma incapace di produrre effetti sul piano delle responsabilità. In tali situazioni il datore di lavoro non può invocare il trasferimento delle funzioni per sottrarsi alle proprie responsabilità, poiché il delegato non disponeva degli strumenti necessari per adempiere agli obblighi ricevuti.</w:t>
      </w:r>
    </w:p>
    <w:p w14:paraId="3138BC87" w14:textId="34E37C7C" w:rsidR="005F7A9E" w:rsidRPr="00974C79" w:rsidRDefault="005F7A9E" w:rsidP="00974C79">
      <w:pPr>
        <w:jc w:val="both"/>
        <w:rPr>
          <w:highlight w:val="green"/>
        </w:rPr>
      </w:pPr>
      <w:r w:rsidRPr="005F7A9E">
        <w:rPr>
          <w:highlight w:val="green"/>
        </w:rPr>
        <w:t>Il datore di lavoro deve assicurare una chiara corrispondenza tra compiti affidati, responsabilità assunte e poteri concretamente esercitabili. Solo in presenza di questo equilibrio il sistema di deleghe può contribuire a una gestione efficace della salute e della sicurezza sul lavoro, garantendo che le decisioni vengano assunte da soggetti competenti e realmente in grado di intervenire sui processi aziendali.</w:t>
      </w:r>
    </w:p>
    <w:p w14:paraId="504D248E" w14:textId="77777777" w:rsidR="00974C79" w:rsidRPr="00974C79" w:rsidRDefault="00974C79" w:rsidP="00974C79">
      <w:pPr>
        <w:jc w:val="both"/>
        <w:rPr>
          <w:b/>
          <w:bCs/>
          <w:highlight w:val="green"/>
        </w:rPr>
      </w:pPr>
      <w:r w:rsidRPr="00974C79">
        <w:rPr>
          <w:b/>
          <w:bCs/>
          <w:highlight w:val="green"/>
        </w:rPr>
        <w:t>d) Autonomia di spesa</w:t>
      </w:r>
    </w:p>
    <w:p w14:paraId="3A80454F" w14:textId="77777777" w:rsidR="00974C79" w:rsidRDefault="00974C79" w:rsidP="00974C79">
      <w:pPr>
        <w:jc w:val="both"/>
        <w:rPr>
          <w:highlight w:val="green"/>
        </w:rPr>
      </w:pPr>
      <w:r w:rsidRPr="00974C79">
        <w:rPr>
          <w:highlight w:val="green"/>
        </w:rPr>
        <w:t>La gestione della sicurezza comporta spesso la necessità di effettuare investimenti o sostenere costi per attrezzature, formazione, dispositivi di protezione o interventi correttivi. Per questo motivo il delegato deve disporre di un'autonomia economica adeguata, che gli consenta di adottare tempestivamente le misure necessarie senza dover richiedere continuamente autorizzazioni al datore di lavoro.</w:t>
      </w:r>
    </w:p>
    <w:p w14:paraId="1574FF7D" w14:textId="5A9450C5" w:rsidR="006B1D7D" w:rsidRDefault="006B1D7D" w:rsidP="00974C79">
      <w:pPr>
        <w:jc w:val="both"/>
        <w:rPr>
          <w:highlight w:val="green"/>
        </w:rPr>
      </w:pPr>
      <w:r w:rsidRPr="006B1D7D">
        <w:rPr>
          <w:highlight w:val="green"/>
        </w:rPr>
        <w:t>L'autonomia di spesa costituisce una naturale conseguenza dell'attribuzione dei poteri di organizzazione, gestione e controllo. Se il delegato fosse costretto a richiedere ogni volta l'autorizzazione economica al datore di lavoro, la sua autonomia decisionale risulterebbe fortemente limitata e la delega perderebbe gran parte della propria efficacia. In una situazione del genere, infatti, il delegato non sarebbe realmente in grado di intervenire tempestivamente per prevenire o eliminare condizioni di pericolo, con possibili ripercussioni sulla sicurezza dei lavoratori.</w:t>
      </w:r>
    </w:p>
    <w:p w14:paraId="3CA4860A" w14:textId="086629F5" w:rsidR="006B1D7D" w:rsidRDefault="006B1D7D" w:rsidP="00974C79">
      <w:pPr>
        <w:jc w:val="both"/>
        <w:rPr>
          <w:highlight w:val="green"/>
        </w:rPr>
      </w:pPr>
      <w:r w:rsidRPr="006B1D7D">
        <w:rPr>
          <w:highlight w:val="green"/>
        </w:rPr>
        <w:t>L'autonomia economica deve essere adeguata alla natura delle funzioni delegate e alle dimensioni dell'organizzazione aziendale. Non è necessario che il delegato disponga di risorse illimitate, ma è indispensabile che abbia accesso a un budget o a strumenti finanziari proporzionati alle responsabilità assunte. L'entità delle risorse disponibili dovrà quindi essere valutata in relazione al settore produttivo, alla complessità dell'attività svolta, al numero dei lavoratori e ai rischi presenti nell'ambiente di lavoro.</w:t>
      </w:r>
    </w:p>
    <w:p w14:paraId="78ABC1D0" w14:textId="77777777" w:rsidR="006B1D7D" w:rsidRPr="006B1D7D" w:rsidRDefault="006B1D7D" w:rsidP="006B1D7D">
      <w:pPr>
        <w:jc w:val="both"/>
        <w:rPr>
          <w:highlight w:val="green"/>
        </w:rPr>
      </w:pPr>
      <w:r w:rsidRPr="006B1D7D">
        <w:rPr>
          <w:highlight w:val="green"/>
        </w:rPr>
        <w:t>Dal punto di vista pratico, l'autonomia di spesa può essere definita nell'atto di delega attraverso l'indicazione di limiti economici, procedure autorizzative semplificate o specifici budget assegnati al delegato. Ciò che rileva, tuttavia, non è tanto la modalità con cui tale autonomia viene regolamentata, quanto la sua effettiva idoneità a consentire al delegato di adempiere ai propri obblighi in modo efficace e tempestivo.</w:t>
      </w:r>
    </w:p>
    <w:p w14:paraId="0FBEE7BA" w14:textId="29CC7CB3" w:rsidR="006B1D7D" w:rsidRPr="00974C79" w:rsidRDefault="006B1D7D" w:rsidP="00974C79">
      <w:pPr>
        <w:jc w:val="both"/>
        <w:rPr>
          <w:highlight w:val="green"/>
        </w:rPr>
      </w:pPr>
      <w:r w:rsidRPr="006B1D7D">
        <w:rPr>
          <w:highlight w:val="green"/>
        </w:rPr>
        <w:t>La giurisprudenza ha più volte evidenziato che una delega priva di adeguata autonomia finanziaria rischia di essere considerata inefficace, poiché il delegato, pur essendo formalmente responsabile di determinate attività, non dispone degli strumenti necessari per realizzarle. In tali casi verrebbe meno il principio di corrispondenza tra responsabilità e poteri che caratterizza l'istituto della delega di funzioni.</w:t>
      </w:r>
    </w:p>
    <w:p w14:paraId="65EFCCDA" w14:textId="77777777" w:rsidR="00974C79" w:rsidRPr="00974C79" w:rsidRDefault="00974C79" w:rsidP="00974C79">
      <w:pPr>
        <w:jc w:val="both"/>
        <w:rPr>
          <w:b/>
          <w:bCs/>
          <w:highlight w:val="green"/>
        </w:rPr>
      </w:pPr>
      <w:r w:rsidRPr="00974C79">
        <w:rPr>
          <w:b/>
          <w:bCs/>
          <w:highlight w:val="green"/>
        </w:rPr>
        <w:t>e) Accettazione scritta del delegato</w:t>
      </w:r>
    </w:p>
    <w:p w14:paraId="0474D9B8" w14:textId="3681C45B" w:rsidR="00974C79" w:rsidRDefault="00974C79" w:rsidP="00974C79">
      <w:pPr>
        <w:jc w:val="both"/>
        <w:rPr>
          <w:highlight w:val="green"/>
        </w:rPr>
      </w:pPr>
      <w:r w:rsidRPr="00974C79">
        <w:rPr>
          <w:highlight w:val="green"/>
        </w:rPr>
        <w:t>La delega deve essere accettata per iscritto dal soggetto delegato. Tale requisito garantisce che il delegato sia consapevole delle responsabilità assunte e delle funzioni che gli vengono attribuite. L'accettazione costituisce pertanto un elemento essenziale per la validità dell'atto.</w:t>
      </w:r>
    </w:p>
    <w:p w14:paraId="3677289E" w14:textId="77777777" w:rsidR="00940E82" w:rsidRPr="00974C79" w:rsidRDefault="00940E82" w:rsidP="00974C79">
      <w:pPr>
        <w:jc w:val="both"/>
        <w:rPr>
          <w:highlight w:val="green"/>
        </w:rPr>
      </w:pPr>
    </w:p>
    <w:p w14:paraId="11D121EB" w14:textId="77777777" w:rsidR="00974C79" w:rsidRPr="00974C79" w:rsidRDefault="00974C79" w:rsidP="00974C79">
      <w:pPr>
        <w:jc w:val="both"/>
        <w:rPr>
          <w:b/>
          <w:bCs/>
          <w:highlight w:val="green"/>
        </w:rPr>
      </w:pPr>
      <w:r w:rsidRPr="00974C79">
        <w:rPr>
          <w:b/>
          <w:bCs/>
          <w:highlight w:val="green"/>
        </w:rPr>
        <w:t>2. Obbligo di pubblicità della delega</w:t>
      </w:r>
    </w:p>
    <w:p w14:paraId="1F0EDF15" w14:textId="77777777" w:rsidR="00974C79" w:rsidRDefault="00974C79" w:rsidP="00974C79">
      <w:pPr>
        <w:jc w:val="both"/>
        <w:rPr>
          <w:highlight w:val="green"/>
        </w:rPr>
      </w:pPr>
      <w:r w:rsidRPr="00974C79">
        <w:rPr>
          <w:highlight w:val="green"/>
        </w:rPr>
        <w:lastRenderedPageBreak/>
        <w:t>Il secondo comma stabilisce che la delega debba essere resa conoscibile attraverso un'adeguata e tempestiva pubblicità.</w:t>
      </w:r>
    </w:p>
    <w:p w14:paraId="509F6505" w14:textId="7AE5F180" w:rsidR="009055CC" w:rsidRDefault="009055CC" w:rsidP="00974C79">
      <w:pPr>
        <w:jc w:val="both"/>
        <w:rPr>
          <w:highlight w:val="green"/>
        </w:rPr>
      </w:pPr>
      <w:r w:rsidRPr="009055CC">
        <w:rPr>
          <w:highlight w:val="green"/>
        </w:rPr>
        <w:t>Tale previsione garantisce che il trasferimento delle funzioni non rimanga un fatto conosciuto esclusivamente dal datore di lavoro e dal delegato, ma diventi conoscibile da tutti i soggetti che, a diverso titolo, operano all'interno o entrano in contatto con l'organizzazione aziendale.</w:t>
      </w:r>
    </w:p>
    <w:p w14:paraId="4ECA4733" w14:textId="2DF888FA" w:rsidR="009055CC" w:rsidRDefault="009055CC" w:rsidP="00974C79">
      <w:pPr>
        <w:jc w:val="both"/>
        <w:rPr>
          <w:highlight w:val="green"/>
        </w:rPr>
      </w:pPr>
      <w:r w:rsidRPr="009055CC">
        <w:rPr>
          <w:highlight w:val="green"/>
        </w:rPr>
        <w:t>Affinché il sistema prevenzionistico possa funzionare efficacemente, è necessario che lavoratori, dirigenti, preposti, rappresentanti dei lavoratori per la sicurezza (RLS), addetti al servizio di prevenzione e protezione e organi di vigilanza siano in grado di individuare con certezza il soggetto cui sono state attribuite specifiche funzioni e specifici poteri decisionali.</w:t>
      </w:r>
    </w:p>
    <w:p w14:paraId="2859A193" w14:textId="2E6C295C" w:rsidR="009055CC" w:rsidRDefault="009055CC" w:rsidP="00974C79">
      <w:pPr>
        <w:jc w:val="both"/>
        <w:rPr>
          <w:highlight w:val="green"/>
        </w:rPr>
      </w:pPr>
      <w:r w:rsidRPr="009055CC">
        <w:rPr>
          <w:highlight w:val="green"/>
        </w:rPr>
        <w:t>Analogamente, gli organi di vigilanza possono individuare immediatamente il soggetto competente durante le attività ispettive e di controllo.</w:t>
      </w:r>
    </w:p>
    <w:p w14:paraId="48810E0B" w14:textId="32E3C469" w:rsidR="009055CC" w:rsidRDefault="009055CC" w:rsidP="00974C79">
      <w:pPr>
        <w:jc w:val="both"/>
        <w:rPr>
          <w:highlight w:val="green"/>
        </w:rPr>
      </w:pPr>
      <w:r w:rsidRPr="009055CC">
        <w:rPr>
          <w:highlight w:val="green"/>
        </w:rPr>
        <w:t>L'adeguata pubblicità della delega può essere realizzata attraverso diverse modalità, purché siano idonee a garantire una reale conoscibilità dell'atto all'interno dell'organizzazione aziendale. Tra gli strumenti più utilizzati rientrano le comunicazioni interne al personale, la pubblicazione negli organigrammi aziendali della sicurezza, l'inserimento nei documenti organizzativi dell'impresa, le comunicazioni ai responsabili delle diverse unità produttive, le affissioni in luoghi accessibili ai lavoratori o l'utilizzo di piattaforme informatiche aziendali. La scelta delle modalità di divulgazione deve essere proporzionata alle dimensioni dell'azienda e alla sua struttura organizzativa.</w:t>
      </w:r>
    </w:p>
    <w:p w14:paraId="69821B71" w14:textId="3F63A41A" w:rsidR="006D49D9" w:rsidRPr="00974C79" w:rsidRDefault="009055CC" w:rsidP="00974C79">
      <w:pPr>
        <w:jc w:val="both"/>
        <w:rPr>
          <w:highlight w:val="green"/>
        </w:rPr>
      </w:pPr>
      <w:r w:rsidRPr="009055CC">
        <w:rPr>
          <w:highlight w:val="green"/>
        </w:rPr>
        <w:t>Particolare rilievo assume il requisito della tempestività. La pubblicità deve essere effettuata in tempi compatibili con l'effettivo esercizio delle funzioni delegate, affinché tutti i soggetti interessati siano informati fin dall'inizio dell'avvenuto trasferimento delle competenze. Una comunicazione tardiva potrebbe infatti generare incertezza sull'individuazione delle responsabilità e compromettere l'efficacia del sistema organizzativo.</w:t>
      </w:r>
    </w:p>
    <w:p w14:paraId="0B6C660C" w14:textId="0CEA638E" w:rsidR="00974C79" w:rsidRPr="00974C79" w:rsidRDefault="00974C79" w:rsidP="00974C79">
      <w:pPr>
        <w:jc w:val="both"/>
        <w:rPr>
          <w:highlight w:val="green"/>
        </w:rPr>
      </w:pPr>
      <w:r w:rsidRPr="00974C79">
        <w:rPr>
          <w:highlight w:val="green"/>
        </w:rPr>
        <w:t xml:space="preserve">In assenza di adeguata </w:t>
      </w:r>
      <w:r w:rsidR="00940E82">
        <w:rPr>
          <w:highlight w:val="green"/>
        </w:rPr>
        <w:t>divulgazione</w:t>
      </w:r>
      <w:r w:rsidRPr="00974C79">
        <w:rPr>
          <w:highlight w:val="green"/>
        </w:rPr>
        <w:t>, la delega potrebbe risultare inefficace nei confronti dei terzi.</w:t>
      </w:r>
    </w:p>
    <w:p w14:paraId="5893A31D" w14:textId="08F66929" w:rsidR="00974C79" w:rsidRPr="00974C79" w:rsidRDefault="00974C79" w:rsidP="00974C79">
      <w:pPr>
        <w:jc w:val="both"/>
        <w:rPr>
          <w:highlight w:val="green"/>
        </w:rPr>
      </w:pPr>
    </w:p>
    <w:p w14:paraId="32E577B0" w14:textId="77777777" w:rsidR="00974C79" w:rsidRPr="00974C79" w:rsidRDefault="00974C79" w:rsidP="00974C79">
      <w:pPr>
        <w:jc w:val="both"/>
        <w:rPr>
          <w:b/>
          <w:bCs/>
          <w:highlight w:val="green"/>
        </w:rPr>
      </w:pPr>
      <w:r w:rsidRPr="00974C79">
        <w:rPr>
          <w:b/>
          <w:bCs/>
          <w:highlight w:val="green"/>
        </w:rPr>
        <w:t>3. Permanenza dell'obbligo di vigilanza del datore di lavoro</w:t>
      </w:r>
    </w:p>
    <w:p w14:paraId="117CA489" w14:textId="77777777" w:rsidR="00B20BBC" w:rsidRDefault="00B20BBC" w:rsidP="00974C79">
      <w:pPr>
        <w:jc w:val="both"/>
        <w:rPr>
          <w:highlight w:val="green"/>
        </w:rPr>
      </w:pPr>
      <w:r w:rsidRPr="00B20BBC">
        <w:rPr>
          <w:highlight w:val="green"/>
        </w:rPr>
        <w:t>La validità della delega di funzioni non determina un totale trasferimento della posizione di garanzia del datore di lavoro, il quale conserva specifici obblighi di controllo e vigilanza sull'operato del soggetto delegato.</w:t>
      </w:r>
    </w:p>
    <w:p w14:paraId="6FE92A5D" w14:textId="557CB41F" w:rsidR="00974C79" w:rsidRPr="00974C79" w:rsidRDefault="00974C79" w:rsidP="00974C79">
      <w:pPr>
        <w:jc w:val="both"/>
        <w:rPr>
          <w:highlight w:val="green"/>
        </w:rPr>
      </w:pPr>
      <w:r w:rsidRPr="00974C79">
        <w:rPr>
          <w:highlight w:val="green"/>
        </w:rPr>
        <w:t>Ciò significa che il datore deve verificare che il delegato operi effettivamente e correttamente nell'ambito delle competenze ricevute.</w:t>
      </w:r>
    </w:p>
    <w:p w14:paraId="5F0B2134" w14:textId="77777777" w:rsidR="00974C79" w:rsidRPr="00974C79" w:rsidRDefault="00974C79" w:rsidP="00974C79">
      <w:pPr>
        <w:jc w:val="both"/>
        <w:rPr>
          <w:highlight w:val="green"/>
        </w:rPr>
      </w:pPr>
      <w:r w:rsidRPr="00974C79">
        <w:rPr>
          <w:highlight w:val="green"/>
        </w:rPr>
        <w:t>Non si tratta di un controllo continuo e capillare sulle singole attività, ma di una vigilanza di carattere generale sul funzionamento del sistema di prevenzione aziendale.</w:t>
      </w:r>
    </w:p>
    <w:p w14:paraId="4905A5A0" w14:textId="07EA6D67" w:rsidR="00974C79" w:rsidRDefault="00974C79" w:rsidP="00974C79">
      <w:pPr>
        <w:jc w:val="both"/>
        <w:rPr>
          <w:highlight w:val="green"/>
        </w:rPr>
      </w:pPr>
      <w:r w:rsidRPr="00974C79">
        <w:rPr>
          <w:highlight w:val="green"/>
        </w:rPr>
        <w:t xml:space="preserve">Il legislatore precisa inoltre che tale obbligo si considera adempiuto quando l'azienda abbia adottato ed efficacemente attuato il modello organizzativo e gestionale previsto dall'Articolo 30 del </w:t>
      </w:r>
      <w:r w:rsidR="00B76711" w:rsidRPr="00974C79">
        <w:rPr>
          <w:highlight w:val="green"/>
        </w:rPr>
        <w:t>D.lgs.</w:t>
      </w:r>
      <w:r w:rsidRPr="00974C79">
        <w:rPr>
          <w:highlight w:val="green"/>
        </w:rPr>
        <w:t xml:space="preserve"> 81/2008, il quale comprende sistemi di verifica e controllo idonei a monitorare il rispetto delle norme in materia di salute e sicurezza.</w:t>
      </w:r>
    </w:p>
    <w:p w14:paraId="01001296" w14:textId="3CA9688B" w:rsidR="00940E82" w:rsidRDefault="00940E82" w:rsidP="00974C79">
      <w:pPr>
        <w:jc w:val="both"/>
        <w:rPr>
          <w:highlight w:val="green"/>
        </w:rPr>
      </w:pPr>
      <w:r>
        <w:rPr>
          <w:highlight w:val="green"/>
        </w:rPr>
        <w:t>N</w:t>
      </w:r>
      <w:r w:rsidRPr="00940E82">
        <w:rPr>
          <w:highlight w:val="green"/>
        </w:rPr>
        <w:t>on si pretende che il datore controlli personalmente ogni singola attività del delegato, ma che abbia predisposto un sistema organizzativo capace di verificare che il delegato operi correttamente.</w:t>
      </w:r>
    </w:p>
    <w:p w14:paraId="690B3161" w14:textId="68B68C72" w:rsidR="00BD5532" w:rsidRPr="00BD5532" w:rsidRDefault="00BD5532" w:rsidP="00BD5532">
      <w:pPr>
        <w:jc w:val="both"/>
        <w:rPr>
          <w:highlight w:val="green"/>
        </w:rPr>
      </w:pPr>
      <w:r>
        <w:rPr>
          <w:highlight w:val="green"/>
        </w:rPr>
        <w:t>S</w:t>
      </w:r>
      <w:r w:rsidRPr="00BD5532">
        <w:rPr>
          <w:highlight w:val="green"/>
        </w:rPr>
        <w:t>i tratta di un insieme di procedure, controlli e regole interne che consentono all'azienda di gestire la sicurezza in modo sistematico.</w:t>
      </w:r>
    </w:p>
    <w:p w14:paraId="6D723459" w14:textId="77777777" w:rsidR="00BD5532" w:rsidRPr="00BD5532" w:rsidRDefault="00BD5532" w:rsidP="00BD5532">
      <w:pPr>
        <w:jc w:val="both"/>
        <w:rPr>
          <w:highlight w:val="green"/>
        </w:rPr>
      </w:pPr>
      <w:r w:rsidRPr="00BD5532">
        <w:rPr>
          <w:highlight w:val="green"/>
        </w:rPr>
        <w:t>Il modello deve prevedere, ad esempio:</w:t>
      </w:r>
    </w:p>
    <w:p w14:paraId="514F1991" w14:textId="77777777" w:rsidR="00BD5532" w:rsidRPr="00BD5532" w:rsidRDefault="00BD5532" w:rsidP="00BD5532">
      <w:pPr>
        <w:numPr>
          <w:ilvl w:val="0"/>
          <w:numId w:val="4"/>
        </w:numPr>
        <w:jc w:val="both"/>
        <w:rPr>
          <w:highlight w:val="green"/>
        </w:rPr>
      </w:pPr>
      <w:r w:rsidRPr="00BD5532">
        <w:rPr>
          <w:highlight w:val="green"/>
        </w:rPr>
        <w:t xml:space="preserve">una chiara attribuzione di compiti e responsabilità; </w:t>
      </w:r>
    </w:p>
    <w:p w14:paraId="6294A46B" w14:textId="77777777" w:rsidR="00BD5532" w:rsidRPr="00BD5532" w:rsidRDefault="00BD5532" w:rsidP="00BD5532">
      <w:pPr>
        <w:numPr>
          <w:ilvl w:val="0"/>
          <w:numId w:val="4"/>
        </w:numPr>
        <w:jc w:val="both"/>
        <w:rPr>
          <w:highlight w:val="green"/>
        </w:rPr>
      </w:pPr>
      <w:r w:rsidRPr="00BD5532">
        <w:rPr>
          <w:highlight w:val="green"/>
        </w:rPr>
        <w:t xml:space="preserve">procedure operative per la sicurezza; </w:t>
      </w:r>
    </w:p>
    <w:p w14:paraId="7B74876A" w14:textId="77777777" w:rsidR="00BD5532" w:rsidRPr="00BD5532" w:rsidRDefault="00BD5532" w:rsidP="00BD5532">
      <w:pPr>
        <w:numPr>
          <w:ilvl w:val="0"/>
          <w:numId w:val="4"/>
        </w:numPr>
        <w:jc w:val="both"/>
        <w:rPr>
          <w:highlight w:val="green"/>
        </w:rPr>
      </w:pPr>
      <w:r w:rsidRPr="00BD5532">
        <w:rPr>
          <w:highlight w:val="green"/>
        </w:rPr>
        <w:t xml:space="preserve">sistemi di controllo e monitoraggio; </w:t>
      </w:r>
    </w:p>
    <w:p w14:paraId="407BF8F3" w14:textId="77777777" w:rsidR="00BD5532" w:rsidRPr="00BD5532" w:rsidRDefault="00BD5532" w:rsidP="00BD5532">
      <w:pPr>
        <w:numPr>
          <w:ilvl w:val="0"/>
          <w:numId w:val="4"/>
        </w:numPr>
        <w:jc w:val="both"/>
        <w:rPr>
          <w:highlight w:val="green"/>
        </w:rPr>
      </w:pPr>
      <w:r w:rsidRPr="00BD5532">
        <w:rPr>
          <w:highlight w:val="green"/>
        </w:rPr>
        <w:t xml:space="preserve">verifiche periodiche; </w:t>
      </w:r>
    </w:p>
    <w:p w14:paraId="6F0A5D76" w14:textId="77777777" w:rsidR="00BD5532" w:rsidRPr="00BD5532" w:rsidRDefault="00BD5532" w:rsidP="00BD5532">
      <w:pPr>
        <w:numPr>
          <w:ilvl w:val="0"/>
          <w:numId w:val="4"/>
        </w:numPr>
        <w:jc w:val="both"/>
        <w:rPr>
          <w:highlight w:val="green"/>
        </w:rPr>
      </w:pPr>
      <w:r w:rsidRPr="00BD5532">
        <w:rPr>
          <w:highlight w:val="green"/>
        </w:rPr>
        <w:t xml:space="preserve">registrazione delle attività svolte; </w:t>
      </w:r>
    </w:p>
    <w:p w14:paraId="7BB07A3D" w14:textId="77777777" w:rsidR="00BD5532" w:rsidRPr="00BD5532" w:rsidRDefault="00BD5532" w:rsidP="00BD5532">
      <w:pPr>
        <w:numPr>
          <w:ilvl w:val="0"/>
          <w:numId w:val="4"/>
        </w:numPr>
        <w:jc w:val="both"/>
        <w:rPr>
          <w:highlight w:val="green"/>
        </w:rPr>
      </w:pPr>
      <w:r w:rsidRPr="00BD5532">
        <w:rPr>
          <w:highlight w:val="green"/>
        </w:rPr>
        <w:t xml:space="preserve">gestione delle non conformità; </w:t>
      </w:r>
    </w:p>
    <w:p w14:paraId="3C4E7876" w14:textId="77777777" w:rsidR="00BD5532" w:rsidRPr="00BD5532" w:rsidRDefault="00BD5532" w:rsidP="00BD5532">
      <w:pPr>
        <w:numPr>
          <w:ilvl w:val="0"/>
          <w:numId w:val="4"/>
        </w:numPr>
        <w:jc w:val="both"/>
        <w:rPr>
          <w:highlight w:val="green"/>
        </w:rPr>
      </w:pPr>
      <w:r w:rsidRPr="00BD5532">
        <w:rPr>
          <w:highlight w:val="green"/>
        </w:rPr>
        <w:t xml:space="preserve">aggiornamento delle misure preventive. </w:t>
      </w:r>
    </w:p>
    <w:p w14:paraId="29701BEA" w14:textId="77777777" w:rsidR="00BD5532" w:rsidRPr="00BD5532" w:rsidRDefault="00BD5532" w:rsidP="00BD5532">
      <w:pPr>
        <w:jc w:val="both"/>
        <w:rPr>
          <w:highlight w:val="green"/>
        </w:rPr>
      </w:pPr>
      <w:r w:rsidRPr="00BD5532">
        <w:rPr>
          <w:highlight w:val="green"/>
        </w:rPr>
        <w:t>In sostanza, il modello crea un sistema attraverso il quale l'azienda può accorgersi se qualcosa non funziona.</w:t>
      </w:r>
    </w:p>
    <w:p w14:paraId="6F5C378C" w14:textId="77777777" w:rsidR="00BD5532" w:rsidRPr="00BD5532" w:rsidRDefault="00BD5532" w:rsidP="00BD5532">
      <w:pPr>
        <w:jc w:val="both"/>
        <w:rPr>
          <w:b/>
          <w:bCs/>
          <w:highlight w:val="green"/>
        </w:rPr>
      </w:pPr>
      <w:r w:rsidRPr="00BD5532">
        <w:rPr>
          <w:b/>
          <w:bCs/>
          <w:highlight w:val="green"/>
        </w:rPr>
        <w:t>Esempio pratico</w:t>
      </w:r>
    </w:p>
    <w:p w14:paraId="3FCBEF05" w14:textId="77777777" w:rsidR="00BD5532" w:rsidRPr="00BD5532" w:rsidRDefault="00BD5532" w:rsidP="00BD5532">
      <w:pPr>
        <w:jc w:val="both"/>
        <w:rPr>
          <w:highlight w:val="green"/>
        </w:rPr>
      </w:pPr>
      <w:r w:rsidRPr="00BD5532">
        <w:rPr>
          <w:highlight w:val="green"/>
        </w:rPr>
        <w:t>Immaginiamo che il datore di lavoro deleghi al direttore di stabilimento la gestione della sicurezza.</w:t>
      </w:r>
    </w:p>
    <w:p w14:paraId="0D9D61B8" w14:textId="77777777" w:rsidR="00BD5532" w:rsidRPr="00BD5532" w:rsidRDefault="00BD5532" w:rsidP="00BD5532">
      <w:pPr>
        <w:jc w:val="both"/>
        <w:rPr>
          <w:b/>
          <w:bCs/>
          <w:highlight w:val="green"/>
        </w:rPr>
      </w:pPr>
      <w:r w:rsidRPr="00BD5532">
        <w:rPr>
          <w:b/>
          <w:bCs/>
          <w:highlight w:val="green"/>
        </w:rPr>
        <w:t>Caso A: assenza di controlli</w:t>
      </w:r>
    </w:p>
    <w:p w14:paraId="69BA8D95" w14:textId="77777777" w:rsidR="00BD5532" w:rsidRPr="00BD5532" w:rsidRDefault="00BD5532" w:rsidP="00BD5532">
      <w:pPr>
        <w:jc w:val="both"/>
        <w:rPr>
          <w:highlight w:val="green"/>
        </w:rPr>
      </w:pPr>
      <w:r w:rsidRPr="00BD5532">
        <w:rPr>
          <w:highlight w:val="green"/>
        </w:rPr>
        <w:t>Il datore firma la delega e poi non verifica più nulla.</w:t>
      </w:r>
    </w:p>
    <w:p w14:paraId="34D680BF" w14:textId="77777777" w:rsidR="00BD5532" w:rsidRPr="00BD5532" w:rsidRDefault="00BD5532" w:rsidP="00BD5532">
      <w:pPr>
        <w:jc w:val="both"/>
        <w:rPr>
          <w:highlight w:val="green"/>
        </w:rPr>
      </w:pPr>
      <w:r w:rsidRPr="00BD5532">
        <w:rPr>
          <w:highlight w:val="green"/>
        </w:rPr>
        <w:t>Dopo due anni emerge che:</w:t>
      </w:r>
    </w:p>
    <w:p w14:paraId="2415DD48" w14:textId="77777777" w:rsidR="00BD5532" w:rsidRPr="00BD5532" w:rsidRDefault="00BD5532" w:rsidP="00BD5532">
      <w:pPr>
        <w:numPr>
          <w:ilvl w:val="0"/>
          <w:numId w:val="5"/>
        </w:numPr>
        <w:jc w:val="both"/>
        <w:rPr>
          <w:highlight w:val="green"/>
        </w:rPr>
      </w:pPr>
      <w:r w:rsidRPr="00BD5532">
        <w:rPr>
          <w:highlight w:val="green"/>
        </w:rPr>
        <w:t xml:space="preserve">la formazione dei lavoratori non viene effettuata; </w:t>
      </w:r>
    </w:p>
    <w:p w14:paraId="75D6C7FA" w14:textId="77777777" w:rsidR="00BD5532" w:rsidRPr="00BD5532" w:rsidRDefault="00BD5532" w:rsidP="00BD5532">
      <w:pPr>
        <w:numPr>
          <w:ilvl w:val="0"/>
          <w:numId w:val="5"/>
        </w:numPr>
        <w:jc w:val="both"/>
        <w:rPr>
          <w:highlight w:val="green"/>
        </w:rPr>
      </w:pPr>
      <w:r w:rsidRPr="00BD5532">
        <w:rPr>
          <w:highlight w:val="green"/>
        </w:rPr>
        <w:lastRenderedPageBreak/>
        <w:t xml:space="preserve">le manutenzioni sono omesse; </w:t>
      </w:r>
    </w:p>
    <w:p w14:paraId="4BC2C432" w14:textId="77777777" w:rsidR="00BD5532" w:rsidRPr="00BD5532" w:rsidRDefault="00BD5532" w:rsidP="00BD5532">
      <w:pPr>
        <w:numPr>
          <w:ilvl w:val="0"/>
          <w:numId w:val="5"/>
        </w:numPr>
        <w:jc w:val="both"/>
        <w:rPr>
          <w:highlight w:val="green"/>
        </w:rPr>
      </w:pPr>
      <w:r w:rsidRPr="00BD5532">
        <w:rPr>
          <w:highlight w:val="green"/>
        </w:rPr>
        <w:t xml:space="preserve">i dispositivi di protezione non vengono sostituiti. </w:t>
      </w:r>
    </w:p>
    <w:p w14:paraId="09ED8E1B" w14:textId="77777777" w:rsidR="00BD5532" w:rsidRPr="00BD5532" w:rsidRDefault="00BD5532" w:rsidP="00BD5532">
      <w:pPr>
        <w:jc w:val="both"/>
        <w:rPr>
          <w:highlight w:val="green"/>
        </w:rPr>
      </w:pPr>
      <w:r w:rsidRPr="00BD5532">
        <w:rPr>
          <w:highlight w:val="green"/>
        </w:rPr>
        <w:t>In questo caso il datore potrebbe essere chiamato a rispondere perché non ha vigilato sull'operato del delegato.</w:t>
      </w:r>
    </w:p>
    <w:p w14:paraId="79715069" w14:textId="77777777" w:rsidR="00BD5532" w:rsidRPr="00BD5532" w:rsidRDefault="00BD5532" w:rsidP="00BD5532">
      <w:pPr>
        <w:jc w:val="both"/>
        <w:rPr>
          <w:b/>
          <w:bCs/>
          <w:highlight w:val="green"/>
        </w:rPr>
      </w:pPr>
      <w:r w:rsidRPr="00BD5532">
        <w:rPr>
          <w:b/>
          <w:bCs/>
          <w:highlight w:val="green"/>
        </w:rPr>
        <w:t>Caso B: presenza del modello ex art. 30</w:t>
      </w:r>
    </w:p>
    <w:p w14:paraId="0B26CB9A" w14:textId="77777777" w:rsidR="00BD5532" w:rsidRPr="00BD5532" w:rsidRDefault="00BD5532" w:rsidP="00BD5532">
      <w:pPr>
        <w:jc w:val="both"/>
        <w:rPr>
          <w:highlight w:val="green"/>
        </w:rPr>
      </w:pPr>
      <w:r w:rsidRPr="00BD5532">
        <w:rPr>
          <w:highlight w:val="green"/>
        </w:rPr>
        <w:t>L'azienda ha invece predisposto:</w:t>
      </w:r>
    </w:p>
    <w:p w14:paraId="6A5D855F" w14:textId="77777777" w:rsidR="00BD5532" w:rsidRPr="00BD5532" w:rsidRDefault="00BD5532" w:rsidP="00BD5532">
      <w:pPr>
        <w:numPr>
          <w:ilvl w:val="0"/>
          <w:numId w:val="6"/>
        </w:numPr>
        <w:jc w:val="both"/>
        <w:rPr>
          <w:highlight w:val="green"/>
        </w:rPr>
      </w:pPr>
      <w:r w:rsidRPr="00BD5532">
        <w:rPr>
          <w:highlight w:val="green"/>
        </w:rPr>
        <w:t xml:space="preserve">audit periodici; </w:t>
      </w:r>
    </w:p>
    <w:p w14:paraId="20D270B8" w14:textId="77777777" w:rsidR="00BD5532" w:rsidRPr="00BD5532" w:rsidRDefault="00BD5532" w:rsidP="00BD5532">
      <w:pPr>
        <w:numPr>
          <w:ilvl w:val="0"/>
          <w:numId w:val="6"/>
        </w:numPr>
        <w:jc w:val="both"/>
        <w:rPr>
          <w:highlight w:val="green"/>
        </w:rPr>
      </w:pPr>
      <w:r w:rsidRPr="00BD5532">
        <w:rPr>
          <w:highlight w:val="green"/>
        </w:rPr>
        <w:t xml:space="preserve">report trimestrali sulla sicurezza; </w:t>
      </w:r>
    </w:p>
    <w:p w14:paraId="443B0934" w14:textId="77777777" w:rsidR="00BD5532" w:rsidRPr="00BD5532" w:rsidRDefault="00BD5532" w:rsidP="00BD5532">
      <w:pPr>
        <w:numPr>
          <w:ilvl w:val="0"/>
          <w:numId w:val="6"/>
        </w:numPr>
        <w:jc w:val="both"/>
        <w:rPr>
          <w:highlight w:val="green"/>
        </w:rPr>
      </w:pPr>
      <w:r w:rsidRPr="00BD5532">
        <w:rPr>
          <w:highlight w:val="green"/>
        </w:rPr>
        <w:t xml:space="preserve">riunioni di verifica; </w:t>
      </w:r>
    </w:p>
    <w:p w14:paraId="27DCD8DF" w14:textId="77777777" w:rsidR="00BD5532" w:rsidRPr="00BD5532" w:rsidRDefault="00BD5532" w:rsidP="00BD5532">
      <w:pPr>
        <w:numPr>
          <w:ilvl w:val="0"/>
          <w:numId w:val="6"/>
        </w:numPr>
        <w:jc w:val="both"/>
        <w:rPr>
          <w:highlight w:val="green"/>
        </w:rPr>
      </w:pPr>
      <w:r w:rsidRPr="00BD5532">
        <w:rPr>
          <w:highlight w:val="green"/>
        </w:rPr>
        <w:t xml:space="preserve">controlli documentali; </w:t>
      </w:r>
    </w:p>
    <w:p w14:paraId="5E78B9B4" w14:textId="77777777" w:rsidR="00BD5532" w:rsidRPr="00BD5532" w:rsidRDefault="00BD5532" w:rsidP="00BD5532">
      <w:pPr>
        <w:numPr>
          <w:ilvl w:val="0"/>
          <w:numId w:val="6"/>
        </w:numPr>
        <w:jc w:val="both"/>
        <w:rPr>
          <w:highlight w:val="green"/>
        </w:rPr>
      </w:pPr>
      <w:r w:rsidRPr="00BD5532">
        <w:rPr>
          <w:highlight w:val="green"/>
        </w:rPr>
        <w:t xml:space="preserve">procedure di segnalazione delle criticità. </w:t>
      </w:r>
    </w:p>
    <w:p w14:paraId="58790E4C" w14:textId="77777777" w:rsidR="00BD5532" w:rsidRPr="00BD5532" w:rsidRDefault="00BD5532" w:rsidP="00BD5532">
      <w:pPr>
        <w:jc w:val="both"/>
        <w:rPr>
          <w:highlight w:val="green"/>
        </w:rPr>
      </w:pPr>
      <w:r w:rsidRPr="00BD5532">
        <w:rPr>
          <w:highlight w:val="green"/>
        </w:rPr>
        <w:t>Il datore riceve regolarmente tali informazioni e il sistema non evidenzia anomalie.</w:t>
      </w:r>
    </w:p>
    <w:p w14:paraId="372666A2" w14:textId="77777777" w:rsidR="00BD5532" w:rsidRPr="00BD5532" w:rsidRDefault="00BD5532" w:rsidP="00BD5532">
      <w:pPr>
        <w:jc w:val="both"/>
        <w:rPr>
          <w:highlight w:val="green"/>
        </w:rPr>
      </w:pPr>
      <w:r w:rsidRPr="00BD5532">
        <w:rPr>
          <w:highlight w:val="green"/>
        </w:rPr>
        <w:t>Se il delegato, nonostante tutto, viola autonomamente le proprie funzioni, il datore potrà dimostrare di aver adempiuto al proprio obbligo di vigilanza mediante il sistema organizzativo predisposto.</w:t>
      </w:r>
    </w:p>
    <w:p w14:paraId="78AFCDE1" w14:textId="702CF593" w:rsidR="00974C79" w:rsidRPr="00974C79" w:rsidRDefault="00974C79" w:rsidP="00974C79">
      <w:pPr>
        <w:jc w:val="both"/>
        <w:rPr>
          <w:highlight w:val="green"/>
        </w:rPr>
      </w:pPr>
    </w:p>
    <w:p w14:paraId="0B7A1A04" w14:textId="77777777" w:rsidR="00974C79" w:rsidRPr="00974C79" w:rsidRDefault="00974C79" w:rsidP="00974C79">
      <w:pPr>
        <w:jc w:val="both"/>
        <w:rPr>
          <w:b/>
          <w:bCs/>
          <w:highlight w:val="green"/>
        </w:rPr>
      </w:pPr>
      <w:r w:rsidRPr="00974C79">
        <w:rPr>
          <w:b/>
          <w:bCs/>
          <w:highlight w:val="green"/>
        </w:rPr>
        <w:t>4. La subdelega di funzioni (comma 3-bis)</w:t>
      </w:r>
    </w:p>
    <w:p w14:paraId="6644C6DF" w14:textId="77777777" w:rsidR="00974C79" w:rsidRPr="00974C79" w:rsidRDefault="00974C79" w:rsidP="00974C79">
      <w:pPr>
        <w:jc w:val="both"/>
        <w:rPr>
          <w:highlight w:val="green"/>
        </w:rPr>
      </w:pPr>
      <w:r w:rsidRPr="00974C79">
        <w:rPr>
          <w:highlight w:val="green"/>
        </w:rPr>
        <w:t xml:space="preserve">Con il comma 3-bis il legislatore ha introdotto la possibilità della cosiddetta </w:t>
      </w:r>
      <w:r w:rsidRPr="00974C79">
        <w:rPr>
          <w:b/>
          <w:bCs/>
          <w:highlight w:val="green"/>
        </w:rPr>
        <w:t>subdelega</w:t>
      </w:r>
      <w:r w:rsidRPr="00974C79">
        <w:rPr>
          <w:highlight w:val="green"/>
        </w:rPr>
        <w:t>.</w:t>
      </w:r>
    </w:p>
    <w:p w14:paraId="778E346C" w14:textId="77777777" w:rsidR="00974C79" w:rsidRPr="00974C79" w:rsidRDefault="00974C79" w:rsidP="00974C79">
      <w:pPr>
        <w:jc w:val="both"/>
        <w:rPr>
          <w:highlight w:val="green"/>
        </w:rPr>
      </w:pPr>
      <w:r w:rsidRPr="00974C79">
        <w:rPr>
          <w:highlight w:val="green"/>
        </w:rPr>
        <w:t>Il soggetto che ha ricevuto una delega può trasferire specifiche funzioni ad altro soggetto, ma soltanto:</w:t>
      </w:r>
    </w:p>
    <w:p w14:paraId="257E0427" w14:textId="77777777" w:rsidR="00974C79" w:rsidRPr="00974C79" w:rsidRDefault="00974C79" w:rsidP="00974C79">
      <w:pPr>
        <w:numPr>
          <w:ilvl w:val="0"/>
          <w:numId w:val="3"/>
        </w:numPr>
        <w:jc w:val="both"/>
        <w:rPr>
          <w:highlight w:val="green"/>
        </w:rPr>
      </w:pPr>
      <w:r w:rsidRPr="00974C79">
        <w:rPr>
          <w:highlight w:val="green"/>
        </w:rPr>
        <w:t xml:space="preserve">previa intesa con il datore di lavoro; </w:t>
      </w:r>
    </w:p>
    <w:p w14:paraId="6E721BD0" w14:textId="77777777" w:rsidR="00974C79" w:rsidRPr="00974C79" w:rsidRDefault="00974C79" w:rsidP="00974C79">
      <w:pPr>
        <w:numPr>
          <w:ilvl w:val="0"/>
          <w:numId w:val="3"/>
        </w:numPr>
        <w:jc w:val="both"/>
        <w:rPr>
          <w:highlight w:val="green"/>
        </w:rPr>
      </w:pPr>
      <w:r w:rsidRPr="00974C79">
        <w:rPr>
          <w:highlight w:val="green"/>
        </w:rPr>
        <w:t xml:space="preserve">nel rispetto delle medesime condizioni richieste per la delega originaria; </w:t>
      </w:r>
    </w:p>
    <w:p w14:paraId="2AA1FDFD" w14:textId="77777777" w:rsidR="00974C79" w:rsidRPr="00974C79" w:rsidRDefault="00974C79" w:rsidP="00974C79">
      <w:pPr>
        <w:numPr>
          <w:ilvl w:val="0"/>
          <w:numId w:val="3"/>
        </w:numPr>
        <w:jc w:val="both"/>
        <w:rPr>
          <w:highlight w:val="green"/>
        </w:rPr>
      </w:pPr>
      <w:r w:rsidRPr="00974C79">
        <w:rPr>
          <w:highlight w:val="green"/>
        </w:rPr>
        <w:t xml:space="preserve">limitatamente a specifiche funzioni. </w:t>
      </w:r>
    </w:p>
    <w:p w14:paraId="23999D77" w14:textId="77777777" w:rsidR="00974C79" w:rsidRPr="00974C79" w:rsidRDefault="00974C79" w:rsidP="00974C79">
      <w:pPr>
        <w:jc w:val="both"/>
        <w:rPr>
          <w:highlight w:val="green"/>
        </w:rPr>
      </w:pPr>
      <w:r w:rsidRPr="00974C79">
        <w:rPr>
          <w:highlight w:val="green"/>
        </w:rPr>
        <w:t>La subdelega risponde all'esigenza di adattare l'organizzazione della sicurezza alle strutture aziendali più complesse, nelle quali può essere necessario distribuire ulteriormente competenze e responsabilità.</w:t>
      </w:r>
    </w:p>
    <w:p w14:paraId="573AADCE" w14:textId="77777777" w:rsidR="00974C79" w:rsidRPr="00974C79" w:rsidRDefault="00974C79" w:rsidP="00974C79">
      <w:pPr>
        <w:jc w:val="both"/>
        <w:rPr>
          <w:highlight w:val="green"/>
        </w:rPr>
      </w:pPr>
      <w:r w:rsidRPr="00974C79">
        <w:rPr>
          <w:highlight w:val="green"/>
        </w:rPr>
        <w:t>Anche in questo caso, il delegante mantiene un obbligo di vigilanza sul corretto esercizio delle funzioni subdelegate.</w:t>
      </w:r>
    </w:p>
    <w:p w14:paraId="012A8DEF" w14:textId="77777777" w:rsidR="00974C79" w:rsidRDefault="00974C79" w:rsidP="00974C79">
      <w:pPr>
        <w:jc w:val="both"/>
        <w:rPr>
          <w:highlight w:val="green"/>
        </w:rPr>
      </w:pPr>
      <w:r w:rsidRPr="00974C79">
        <w:rPr>
          <w:highlight w:val="green"/>
        </w:rPr>
        <w:t>La norma pone però un limite preciso: il soggetto che riceve la subdelega non può a sua volta delegare le funzioni ricevute. Si evita così una catena indefinita di trasferimenti che renderebbe difficile individuare i responsabili effettivi della gestione della sicurezza.</w:t>
      </w:r>
    </w:p>
    <w:p w14:paraId="43486038" w14:textId="77777777" w:rsidR="00BD5532" w:rsidRPr="00974C79" w:rsidRDefault="00BD5532" w:rsidP="00974C79">
      <w:pPr>
        <w:jc w:val="both"/>
        <w:rPr>
          <w:highlight w:val="green"/>
        </w:rPr>
      </w:pPr>
    </w:p>
    <w:p w14:paraId="26809D4E" w14:textId="44F1EADC" w:rsidR="00974C79" w:rsidRPr="00974C79" w:rsidRDefault="00BD5532" w:rsidP="00974C79">
      <w:pPr>
        <w:jc w:val="both"/>
      </w:pPr>
      <w:r>
        <w:rPr>
          <w:highlight w:val="green"/>
        </w:rPr>
        <w:t>In conclusione, l</w:t>
      </w:r>
      <w:r w:rsidR="00974C79" w:rsidRPr="00974C79">
        <w:rPr>
          <w:highlight w:val="green"/>
        </w:rPr>
        <w:t xml:space="preserve">'art. 16 del </w:t>
      </w:r>
      <w:r w:rsidR="00B6639C" w:rsidRPr="00974C79">
        <w:rPr>
          <w:highlight w:val="green"/>
        </w:rPr>
        <w:t>D.lgs.</w:t>
      </w:r>
      <w:r w:rsidR="00974C79" w:rsidRPr="00974C79">
        <w:rPr>
          <w:highlight w:val="green"/>
        </w:rPr>
        <w:t xml:space="preserve"> 81/2008 realizza un equilibrio tra esigenze organizzative dell'impresa e tutela dei lavoratori. Da un lato consente al datore di lavoro di distribuire competenze e responsabilità attraverso la delega; dall'altro impone rigorosi requisiti formali e sostanziali per evitare deleghe fittizie o meramente strumentali. Inoltre, il mantenimento dell'obbligo di vigilanza garantisce che il datore di lavoro resti il principale garante dell'efficacia del sistema aziendale di prevenzione e protezione.</w:t>
      </w:r>
    </w:p>
    <w:p w14:paraId="3C9AFB47" w14:textId="77777777" w:rsidR="00974C79" w:rsidRDefault="00974C79"/>
    <w:p w14:paraId="7286F0C1" w14:textId="77777777" w:rsidR="00D22FCB" w:rsidRDefault="00000000">
      <w:pPr>
        <w:rPr>
          <w:i/>
          <w:iCs/>
          <w:color w:val="7F7F7F"/>
          <w:sz w:val="20"/>
          <w:szCs w:val="20"/>
        </w:rPr>
      </w:pPr>
      <w:r>
        <w:rPr>
          <w:i/>
          <w:iCs/>
          <w:color w:val="7F7F7F"/>
          <w:sz w:val="20"/>
          <w:szCs w:val="20"/>
        </w:rPr>
        <w:t xml:space="preserve">⚑ Nota d'uso: Fonte: tussl.it (riproduzione del </w:t>
      </w:r>
      <w:proofErr w:type="spellStart"/>
      <w:r>
        <w:rPr>
          <w:i/>
          <w:iCs/>
          <w:color w:val="7F7F7F"/>
          <w:sz w:val="20"/>
          <w:szCs w:val="20"/>
        </w:rPr>
        <w:t>D.Lgs.</w:t>
      </w:r>
      <w:proofErr w:type="spellEnd"/>
      <w:r>
        <w:rPr>
          <w:i/>
          <w:iCs/>
          <w:color w:val="7F7F7F"/>
          <w:sz w:val="20"/>
          <w:szCs w:val="20"/>
        </w:rPr>
        <w:t xml:space="preserve"> 81/08). Testo normativo = dominio pubblico, usabile alla lettera. Interpello correlato: n. 7/2015 del 02/11/2015 — Istituto della delega di funzioni.</w:t>
      </w:r>
      <w:ins w:id="2" w:author="Claude" w:date="2026-06-09T00:00:00Z">
        <w:r>
          <w:rPr>
            <w:i/>
            <w:iCs/>
            <w:color w:val="7F7F7F"/>
            <w:sz w:val="20"/>
            <w:szCs w:val="20"/>
          </w:rPr>
          <w:t xml:space="preserve"> [N. interpello da verificare su lavoro.gov.it.]</w:t>
        </w:r>
      </w:ins>
    </w:p>
    <w:p w14:paraId="42B486B1" w14:textId="77777777" w:rsidR="001008CD" w:rsidRDefault="001008CD">
      <w:pPr>
        <w:rPr>
          <w:i/>
          <w:iCs/>
          <w:color w:val="7F7F7F"/>
          <w:sz w:val="20"/>
          <w:szCs w:val="20"/>
        </w:rPr>
      </w:pPr>
    </w:p>
    <w:p w14:paraId="71C40751" w14:textId="77777777" w:rsidR="001008CD" w:rsidRDefault="001008CD">
      <w:pPr>
        <w:rPr>
          <w:i/>
          <w:iCs/>
          <w:color w:val="7F7F7F"/>
          <w:sz w:val="20"/>
          <w:szCs w:val="20"/>
        </w:rPr>
      </w:pPr>
    </w:p>
    <w:p w14:paraId="708ACAE4" w14:textId="77777777" w:rsidR="001008CD" w:rsidRDefault="001008CD"/>
    <w:p w14:paraId="3DCF03AA" w14:textId="77777777" w:rsidR="00D22FCB" w:rsidRDefault="00D22FCB"/>
    <w:p w14:paraId="49CC6BCC" w14:textId="19D69BD0" w:rsidR="00D22FCB" w:rsidRDefault="00000000">
      <w:pPr>
        <w:pStyle w:val="Titolo2"/>
      </w:pPr>
      <w:r>
        <w:t xml:space="preserve">2.2 — Art. 17 </w:t>
      </w:r>
      <w:r w:rsidR="00FA5648">
        <w:t>D.lgs.</w:t>
      </w:r>
      <w:r>
        <w:t xml:space="preserve"> 81/08: Obblighi non delegabili</w:t>
      </w:r>
    </w:p>
    <w:p w14:paraId="42503F2F"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3752DBD5"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1B94D242" w14:textId="77777777" w:rsidR="00D22FCB" w:rsidRDefault="00000000">
            <w:r>
              <w:rPr>
                <w:b/>
                <w:bCs/>
                <w:color w:val="FFFFFF"/>
              </w:rPr>
              <w:t>Art. 17 — Obblighi del datore di lavoro non delegabili (testo integrale)</w:t>
            </w:r>
          </w:p>
        </w:tc>
      </w:tr>
      <w:tr w:rsidR="00D22FCB" w14:paraId="0B82EF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0C85A84" w14:textId="77777777" w:rsidR="00D22FCB" w:rsidRDefault="00000000">
            <w:r>
              <w:rPr>
                <w:sz w:val="20"/>
                <w:szCs w:val="20"/>
              </w:rPr>
              <w:t>1. Il datore di lavoro non può delegare le seguenti attività:</w:t>
            </w:r>
          </w:p>
          <w:p w14:paraId="21452F28" w14:textId="77777777" w:rsidR="00D22FCB" w:rsidRDefault="00000000">
            <w:r>
              <w:rPr>
                <w:sz w:val="20"/>
                <w:szCs w:val="20"/>
              </w:rPr>
              <w:t xml:space="preserve">   a) la valutazione di tutti i rischi con la conseguente elaborazione del documento previsto dall'art. 28 (DVR);</w:t>
            </w:r>
          </w:p>
          <w:p w14:paraId="762EC3A8" w14:textId="77777777" w:rsidR="00D22FCB" w:rsidRDefault="00000000">
            <w:r>
              <w:rPr>
                <w:sz w:val="20"/>
                <w:szCs w:val="20"/>
              </w:rPr>
              <w:t xml:space="preserve">   b) la designazione del responsabile del servizio di prevenzione e protezione dai rischi (RSPP).</w:t>
            </w:r>
          </w:p>
          <w:p w14:paraId="7B14FD39" w14:textId="77777777" w:rsidR="00D22FCB" w:rsidRDefault="00D22FCB"/>
          <w:p w14:paraId="6F437F98" w14:textId="77777777" w:rsidR="00D22FCB" w:rsidRDefault="00000000">
            <w:r>
              <w:rPr>
                <w:sz w:val="20"/>
                <w:szCs w:val="20"/>
              </w:rPr>
              <w:lastRenderedPageBreak/>
              <w:t>Nota: Il D.L. 30 dicembre 2008, n. 207, convertito con L. 27 febbraio 2009, n. 14, all'art. 32 c. 2 disponeva per la valutazione dello stress lavoro-correlato e la data certa l'entrata in vigore il 16 maggio 2009.</w:t>
            </w:r>
          </w:p>
        </w:tc>
      </w:tr>
    </w:tbl>
    <w:p w14:paraId="391FFAB4" w14:textId="77777777" w:rsidR="00D22FCB" w:rsidRDefault="00D22FCB"/>
    <w:p w14:paraId="1AE1B08C" w14:textId="77777777" w:rsidR="00D22FCB" w:rsidRDefault="00000000">
      <w:r>
        <w:rPr>
          <w:i/>
          <w:iCs/>
          <w:color w:val="7F7F7F"/>
          <w:sz w:val="20"/>
          <w:szCs w:val="20"/>
        </w:rPr>
        <w:t>⚑ Nota d'uso: Fonte: tussl.it. Interpelli correlati: n. 14/2013 (limiti procedure standardizzate), n. 6/2018 (vigilanza lavoratori addetti a mansioni di sicurezza).</w:t>
      </w:r>
      <w:ins w:id="3" w:author="Claude" w:date="2026-06-09T00:00:00Z">
        <w:r>
          <w:rPr>
            <w:i/>
            <w:iCs/>
            <w:color w:val="7F7F7F"/>
            <w:sz w:val="20"/>
            <w:szCs w:val="20"/>
          </w:rPr>
          <w:t xml:space="preserve"> [Numeri di interpello da verificare su lavoro.gov.it.]</w:t>
        </w:r>
      </w:ins>
    </w:p>
    <w:p w14:paraId="5F3EA693" w14:textId="77777777" w:rsidR="00D22FCB" w:rsidRDefault="00D22FCB"/>
    <w:p w14:paraId="60795417" w14:textId="77777777" w:rsidR="00FA5648" w:rsidRDefault="00FA5648"/>
    <w:p w14:paraId="6762906A" w14:textId="77777777" w:rsidR="008D0C02" w:rsidRDefault="002C5661" w:rsidP="002C5661">
      <w:pPr>
        <w:jc w:val="both"/>
        <w:rPr>
          <w:highlight w:val="green"/>
        </w:rPr>
      </w:pPr>
      <w:r w:rsidRPr="002C5661">
        <w:rPr>
          <w:highlight w:val="green"/>
        </w:rPr>
        <w:t xml:space="preserve">L'articolo 17 rappresenta una delle disposizioni cardine del sistema prevenzionistico italiano, in quanto definisce il nucleo essenziale delle responsabilità che rimangono sempre in capo al datore di lavoro. </w:t>
      </w:r>
    </w:p>
    <w:p w14:paraId="7ADDB9B7" w14:textId="5C7AA040" w:rsidR="002C5661" w:rsidRPr="002C5661" w:rsidRDefault="002C5661" w:rsidP="002C5661">
      <w:pPr>
        <w:jc w:val="both"/>
        <w:rPr>
          <w:highlight w:val="green"/>
        </w:rPr>
      </w:pPr>
      <w:r w:rsidRPr="002C5661">
        <w:rPr>
          <w:highlight w:val="green"/>
        </w:rPr>
        <w:t>Anche nelle organizzazioni più complesse, caratterizzate dalla presenza di dirigenti, preposti e soggetti delegati, il datore di lavoro conserva infatti il compito di assumere le decisioni fondamentali che riguardano la gestione della salute e della sicurezza dei lavoratori.</w:t>
      </w:r>
    </w:p>
    <w:p w14:paraId="1A05B9EB" w14:textId="77777777" w:rsidR="008D0C02" w:rsidRDefault="002C5661" w:rsidP="002C5661">
      <w:pPr>
        <w:jc w:val="both"/>
        <w:rPr>
          <w:highlight w:val="green"/>
        </w:rPr>
      </w:pPr>
      <w:r w:rsidRPr="002C5661">
        <w:rPr>
          <w:highlight w:val="green"/>
        </w:rPr>
        <w:t xml:space="preserve">In particolare, la norma stabilisce che non possono essere delegate due attività fondamentali: </w:t>
      </w:r>
    </w:p>
    <w:p w14:paraId="272AAB20" w14:textId="4B4B1231" w:rsidR="002C5661" w:rsidRDefault="002C5661" w:rsidP="002C5661">
      <w:pPr>
        <w:jc w:val="both"/>
        <w:rPr>
          <w:highlight w:val="green"/>
        </w:rPr>
      </w:pPr>
      <w:r w:rsidRPr="002C5661">
        <w:rPr>
          <w:highlight w:val="green"/>
        </w:rPr>
        <w:t>la valutazione di tutti i rischi presenti nell'organizzazione aziendale con la conseguente elaborazione del Documento di Valutazione dei Rischi (DVR) e la designazione del Responsabile del Servizio di Prevenzione e Protezione (RSPP).</w:t>
      </w:r>
    </w:p>
    <w:p w14:paraId="4AE57127" w14:textId="77777777" w:rsidR="008D0C02" w:rsidRPr="002C5661" w:rsidRDefault="008D0C02" w:rsidP="002C5661">
      <w:pPr>
        <w:jc w:val="both"/>
        <w:rPr>
          <w:highlight w:val="green"/>
        </w:rPr>
      </w:pPr>
    </w:p>
    <w:p w14:paraId="2AF3B807" w14:textId="77777777" w:rsidR="002C5661" w:rsidRPr="002C5661" w:rsidRDefault="002C5661" w:rsidP="002C5661">
      <w:pPr>
        <w:jc w:val="both"/>
        <w:rPr>
          <w:b/>
          <w:bCs/>
          <w:highlight w:val="green"/>
        </w:rPr>
      </w:pPr>
      <w:r w:rsidRPr="002C5661">
        <w:rPr>
          <w:b/>
          <w:bCs/>
          <w:highlight w:val="green"/>
        </w:rPr>
        <w:t>La valutazione dei rischi e l'elaborazione del DVR</w:t>
      </w:r>
    </w:p>
    <w:p w14:paraId="62E7B05E" w14:textId="77777777" w:rsidR="002C5661" w:rsidRPr="002C5661" w:rsidRDefault="002C5661" w:rsidP="002C5661">
      <w:pPr>
        <w:jc w:val="both"/>
        <w:rPr>
          <w:highlight w:val="green"/>
        </w:rPr>
      </w:pPr>
      <w:r w:rsidRPr="002C5661">
        <w:rPr>
          <w:highlight w:val="green"/>
        </w:rPr>
        <w:t>La valutazione dei rischi costituisce il punto di partenza dell'intero sistema di prevenzione aziendale. Attraverso tale attività il datore di lavoro individua i pericoli presenti nell'ambiente di lavoro, analizza i rischi ai quali possono essere esposti i lavoratori e definisce le misure necessarie per eliminarli o ridurli a livelli accettabili.</w:t>
      </w:r>
    </w:p>
    <w:p w14:paraId="1A928401" w14:textId="77777777" w:rsidR="00C94D19" w:rsidRDefault="002C5661" w:rsidP="002C5661">
      <w:pPr>
        <w:jc w:val="both"/>
        <w:rPr>
          <w:highlight w:val="green"/>
        </w:rPr>
      </w:pPr>
      <w:r w:rsidRPr="002C5661">
        <w:rPr>
          <w:highlight w:val="green"/>
        </w:rPr>
        <w:t xml:space="preserve">L'importanza di tale adempimento è tale da giustificare il divieto assoluto di delega. </w:t>
      </w:r>
    </w:p>
    <w:p w14:paraId="6D65FF74" w14:textId="6D741D3C" w:rsidR="002C5661" w:rsidRPr="002C5661" w:rsidRDefault="002C5661" w:rsidP="002C5661">
      <w:pPr>
        <w:jc w:val="both"/>
        <w:rPr>
          <w:highlight w:val="green"/>
        </w:rPr>
      </w:pPr>
      <w:r w:rsidRPr="002C5661">
        <w:rPr>
          <w:highlight w:val="green"/>
        </w:rPr>
        <w:t>Il legislatore ha infatti ritenuto che la scelta delle strategie di prevenzione e protezione debba rimanere una responsabilità diretta del datore di lavoro, quale soggetto che esercita i poteri decisionali e di spesa all'interno dell'organizzazione.</w:t>
      </w:r>
    </w:p>
    <w:p w14:paraId="7D060843" w14:textId="05796ED0" w:rsidR="002C5661" w:rsidRPr="002C5661" w:rsidRDefault="002C5661" w:rsidP="002C5661">
      <w:pPr>
        <w:jc w:val="both"/>
        <w:rPr>
          <w:highlight w:val="green"/>
        </w:rPr>
      </w:pPr>
      <w:r w:rsidRPr="002C5661">
        <w:rPr>
          <w:highlight w:val="green"/>
        </w:rPr>
        <w:t>Ciò non significa che il datore di lavoro debba materialmente svolgere da solo tutte le attività tecniche necessarie alla valutazione. Egli può avvalersi della collaborazione del RSPP, del medico competente, dei dirigenti, dei preposti, dei consulenti esterni</w:t>
      </w:r>
      <w:r w:rsidR="00C94D19">
        <w:rPr>
          <w:highlight w:val="green"/>
        </w:rPr>
        <w:t>, del RLS</w:t>
      </w:r>
      <w:r w:rsidRPr="002C5661">
        <w:rPr>
          <w:highlight w:val="green"/>
        </w:rPr>
        <w:t xml:space="preserve"> e dei lavoratori stessi. Tuttavia, la responsabilità finale della valutazione dei rischi e dell'elaborazione del DVR resta esclusivamente sua.</w:t>
      </w:r>
    </w:p>
    <w:p w14:paraId="02E4C3F4" w14:textId="77777777" w:rsidR="00C94D19" w:rsidRDefault="002C5661" w:rsidP="002C5661">
      <w:pPr>
        <w:jc w:val="both"/>
        <w:rPr>
          <w:highlight w:val="green"/>
        </w:rPr>
      </w:pPr>
      <w:r w:rsidRPr="002C5661">
        <w:rPr>
          <w:highlight w:val="green"/>
        </w:rPr>
        <w:t xml:space="preserve">Il Documento di Valutazione dei Rischi non deve essere considerato un semplice adempimento burocratico, ma uno strumento gestionale fondamentale attraverso il quale l'azienda programma le proprie attività di prevenzione. </w:t>
      </w:r>
    </w:p>
    <w:p w14:paraId="6880D05A" w14:textId="77777777" w:rsidR="00C94D19" w:rsidRPr="002C5661" w:rsidRDefault="00C94D19" w:rsidP="002C5661">
      <w:pPr>
        <w:jc w:val="both"/>
        <w:rPr>
          <w:highlight w:val="green"/>
        </w:rPr>
      </w:pPr>
    </w:p>
    <w:p w14:paraId="603001F4" w14:textId="77777777" w:rsidR="002C5661" w:rsidRPr="002C5661" w:rsidRDefault="002C5661" w:rsidP="002C5661">
      <w:pPr>
        <w:jc w:val="both"/>
        <w:rPr>
          <w:b/>
          <w:bCs/>
          <w:highlight w:val="green"/>
        </w:rPr>
      </w:pPr>
      <w:r w:rsidRPr="002C5661">
        <w:rPr>
          <w:b/>
          <w:bCs/>
          <w:highlight w:val="green"/>
        </w:rPr>
        <w:t>La designazione del Responsabile del Servizio di Prevenzione e Protezione</w:t>
      </w:r>
    </w:p>
    <w:p w14:paraId="2CC7CD2D" w14:textId="77777777" w:rsidR="002C5661" w:rsidRPr="002C5661" w:rsidRDefault="002C5661" w:rsidP="002C5661">
      <w:pPr>
        <w:jc w:val="both"/>
        <w:rPr>
          <w:highlight w:val="green"/>
        </w:rPr>
      </w:pPr>
      <w:r w:rsidRPr="002C5661">
        <w:rPr>
          <w:highlight w:val="green"/>
        </w:rPr>
        <w:t>La seconda attività non delegabile riguarda la nomina del Responsabile del Servizio di Prevenzione e Protezione (RSPP).</w:t>
      </w:r>
    </w:p>
    <w:p w14:paraId="08170188" w14:textId="77777777" w:rsidR="002C5661" w:rsidRPr="002C5661" w:rsidRDefault="002C5661" w:rsidP="002C5661">
      <w:pPr>
        <w:jc w:val="both"/>
        <w:rPr>
          <w:highlight w:val="green"/>
        </w:rPr>
      </w:pPr>
      <w:r w:rsidRPr="002C5661">
        <w:rPr>
          <w:highlight w:val="green"/>
        </w:rPr>
        <w:t>Il RSPP svolge un ruolo centrale nell'organizzazione della sicurezza aziendale, poiché supporta il datore di lavoro nell'individuazione dei rischi, nell'elaborazione delle misure preventive e nell'organizzazione delle attività di prevenzione e protezione. Pur non essendo normalmente titolare di una posizione di garanzia analoga a quella del datore di lavoro, il RSPP rappresenta il principale consulente tecnico in materia di sicurezza.</w:t>
      </w:r>
    </w:p>
    <w:p w14:paraId="75A26B23" w14:textId="77777777" w:rsidR="002C5661" w:rsidRPr="002C5661" w:rsidRDefault="002C5661" w:rsidP="002C5661">
      <w:pPr>
        <w:jc w:val="both"/>
        <w:rPr>
          <w:highlight w:val="green"/>
        </w:rPr>
      </w:pPr>
      <w:r w:rsidRPr="002C5661">
        <w:rPr>
          <w:highlight w:val="green"/>
        </w:rPr>
        <w:t>La scelta della persona che ricoprirà tale incarico assume quindi un'importanza strategica per l'efficacia dell'intero sistema aziendale di prevenzione. Per questo motivo il legislatore ha ritenuto che tale decisione debba essere assunta direttamente dal datore di lavoro e non possa essere delegata ad altri soggetti.</w:t>
      </w:r>
    </w:p>
    <w:p w14:paraId="34D0746E" w14:textId="77777777" w:rsidR="00C94D19" w:rsidRDefault="00C94D19" w:rsidP="002C5661">
      <w:pPr>
        <w:jc w:val="both"/>
        <w:rPr>
          <w:b/>
          <w:bCs/>
          <w:highlight w:val="green"/>
        </w:rPr>
      </w:pPr>
    </w:p>
    <w:p w14:paraId="3D509729" w14:textId="30C5F18D" w:rsidR="002C5661" w:rsidRPr="002C5661" w:rsidRDefault="002C5661" w:rsidP="002C5661">
      <w:pPr>
        <w:jc w:val="both"/>
        <w:rPr>
          <w:b/>
          <w:bCs/>
          <w:highlight w:val="green"/>
        </w:rPr>
      </w:pPr>
      <w:r w:rsidRPr="002C5661">
        <w:rPr>
          <w:b/>
          <w:bCs/>
          <w:highlight w:val="green"/>
        </w:rPr>
        <w:t>La ratio del divieto di delega</w:t>
      </w:r>
    </w:p>
    <w:p w14:paraId="57C3D2D7" w14:textId="77777777" w:rsidR="002C5661" w:rsidRPr="002C5661" w:rsidRDefault="002C5661" w:rsidP="002C5661">
      <w:pPr>
        <w:jc w:val="both"/>
        <w:rPr>
          <w:highlight w:val="green"/>
        </w:rPr>
      </w:pPr>
      <w:r w:rsidRPr="002C5661">
        <w:rPr>
          <w:highlight w:val="green"/>
        </w:rPr>
        <w:t>Il principio sotteso all'articolo 17 è quello di garantire che le decisioni più importanti in materia di sicurezza rimangano sempre sotto il controllo diretto del datore di lavoro. La normativa sulla salute e sicurezza attribuisce infatti al datore di lavoro il ruolo di principale garante dell'incolumità dei lavoratori e considera alcune funzioni talmente essenziali da non poter essere trasferite ad altri.</w:t>
      </w:r>
    </w:p>
    <w:p w14:paraId="0E7C5EDF" w14:textId="77777777" w:rsidR="002C5661" w:rsidRPr="002C5661" w:rsidRDefault="002C5661" w:rsidP="002C5661">
      <w:pPr>
        <w:jc w:val="both"/>
        <w:rPr>
          <w:highlight w:val="green"/>
        </w:rPr>
      </w:pPr>
      <w:r w:rsidRPr="002C5661">
        <w:rPr>
          <w:highlight w:val="green"/>
        </w:rPr>
        <w:lastRenderedPageBreak/>
        <w:t>Anche quando il datore di lavoro si avvale di deleghe di funzioni ai sensi dell'articolo 16, continua quindi a mantenere la responsabilità diretta per la valutazione dei rischi e per la designazione del RSPP. Tali attività rappresentano il fondamento dell'intero sistema di prevenzione aziendale e costituiscono il nucleo minimo e inderogabile della sua posizione di garanzia.</w:t>
      </w:r>
    </w:p>
    <w:p w14:paraId="54503F8B" w14:textId="77777777" w:rsidR="002C5661" w:rsidRPr="002C5661" w:rsidRDefault="002C5661" w:rsidP="002C5661">
      <w:pPr>
        <w:jc w:val="both"/>
      </w:pPr>
      <w:r w:rsidRPr="002C5661">
        <w:rPr>
          <w:highlight w:val="green"/>
        </w:rPr>
        <w:t>L'articolo 17 evidenzia dunque come la delega di funzioni, pur essendo uno strumento importante per l'organizzazione aziendale, trovi un limite invalicabile negli obblighi che il legislatore considera strettamente connessi al ruolo e alle responsabilità del datore di lavoro. In questo modo viene assicurato che le scelte strategiche in materia di salute e sicurezza rimangano sempre riconducibili al soggetto che dispone dei massimi poteri decisionali e organizzativi all'interno dell'impresa.</w:t>
      </w:r>
    </w:p>
    <w:p w14:paraId="5C240217" w14:textId="77777777" w:rsidR="00FA5648" w:rsidRDefault="00FA5648" w:rsidP="002C5661">
      <w:pPr>
        <w:jc w:val="both"/>
      </w:pPr>
    </w:p>
    <w:p w14:paraId="05CCE84E" w14:textId="77777777" w:rsidR="0050167D" w:rsidRPr="0050167D" w:rsidRDefault="0050167D" w:rsidP="0050167D">
      <w:pPr>
        <w:jc w:val="both"/>
        <w:rPr>
          <w:b/>
          <w:bCs/>
          <w:highlight w:val="green"/>
        </w:rPr>
      </w:pPr>
      <w:r w:rsidRPr="0050167D">
        <w:rPr>
          <w:b/>
          <w:bCs/>
          <w:highlight w:val="green"/>
        </w:rPr>
        <w:t>Esempio 1: Apertura di un nuovo reparto produttivo</w:t>
      </w:r>
    </w:p>
    <w:p w14:paraId="20F8A60B" w14:textId="77777777" w:rsidR="0050167D" w:rsidRPr="0050167D" w:rsidRDefault="0050167D" w:rsidP="0050167D">
      <w:pPr>
        <w:jc w:val="both"/>
        <w:rPr>
          <w:highlight w:val="green"/>
        </w:rPr>
      </w:pPr>
      <w:r w:rsidRPr="0050167D">
        <w:rPr>
          <w:highlight w:val="green"/>
        </w:rPr>
        <w:t>Un'azienda metalmeccanica decide di aprire un nuovo reparto destinato alle lavorazioni con macchine automatizzate. Prima dell'avvio delle attività è necessario individuare i rischi derivanti dall'utilizzo delle nuove attrezzature, dalla movimentazione dei materiali, dall'esposizione al rumore e dalle possibili interferenze con le altre lavorazioni presenti nello stabilimento.</w:t>
      </w:r>
    </w:p>
    <w:p w14:paraId="7E06C630" w14:textId="77777777" w:rsidR="0050167D" w:rsidRDefault="0050167D" w:rsidP="0050167D">
      <w:pPr>
        <w:jc w:val="both"/>
      </w:pPr>
      <w:r w:rsidRPr="0050167D">
        <w:rPr>
          <w:highlight w:val="green"/>
        </w:rPr>
        <w:t>Il datore di lavoro può avvalersi del supporto del RSPP, del medico competente e di consulenti specializzati, ma non può delegare ad altri la responsabilità della valutazione dei rischi e dell'aggiornamento del DVR. La decisione finale sull'individuazione dei rischi e sulle misure preventive da adottare rimane infatti una sua responsabilità esclusiva.</w:t>
      </w:r>
    </w:p>
    <w:p w14:paraId="2901D2C5" w14:textId="77777777" w:rsidR="0050167D" w:rsidRDefault="0050167D" w:rsidP="0050167D">
      <w:pPr>
        <w:jc w:val="both"/>
      </w:pPr>
    </w:p>
    <w:p w14:paraId="1F00B7F8" w14:textId="54BED0BC" w:rsidR="0050167D" w:rsidRPr="0050167D" w:rsidRDefault="0050167D" w:rsidP="0050167D">
      <w:pPr>
        <w:jc w:val="both"/>
        <w:rPr>
          <w:b/>
          <w:bCs/>
          <w:highlight w:val="green"/>
        </w:rPr>
      </w:pPr>
      <w:r w:rsidRPr="0050167D">
        <w:rPr>
          <w:b/>
          <w:bCs/>
          <w:highlight w:val="green"/>
        </w:rPr>
        <w:t>Esempio 2: Nomina del Responsabile del Servizio di Prevenzione e Protezione</w:t>
      </w:r>
    </w:p>
    <w:p w14:paraId="799E586B" w14:textId="77777777" w:rsidR="0050167D" w:rsidRPr="0050167D" w:rsidRDefault="0050167D" w:rsidP="0050167D">
      <w:pPr>
        <w:jc w:val="both"/>
        <w:rPr>
          <w:highlight w:val="green"/>
        </w:rPr>
      </w:pPr>
      <w:r w:rsidRPr="0050167D">
        <w:rPr>
          <w:highlight w:val="green"/>
        </w:rPr>
        <w:t>In un'azienda con diverse sedi operative il datore di lavoro decide di riorganizzare il sistema di prevenzione aziendale e deve individuare il nuovo RSPP.</w:t>
      </w:r>
    </w:p>
    <w:p w14:paraId="4AB2EAF8" w14:textId="77777777" w:rsidR="0050167D" w:rsidRPr="0050167D" w:rsidRDefault="0050167D" w:rsidP="0050167D">
      <w:pPr>
        <w:jc w:val="both"/>
      </w:pPr>
      <w:r w:rsidRPr="0050167D">
        <w:rPr>
          <w:highlight w:val="green"/>
        </w:rPr>
        <w:t>Pur potendo ricevere suggerimenti dai dirigenti o dall'ufficio risorse umane, la scelta della persona da nominare non può essere delegata. Sarà il datore di lavoro a dover verificare il possesso dei requisiti professionali previsti dalla legge e a procedere direttamente alla designazione dell'incaricato.</w:t>
      </w:r>
    </w:p>
    <w:p w14:paraId="04BCE840" w14:textId="77777777" w:rsidR="00FA5648" w:rsidRDefault="00FA5648"/>
    <w:p w14:paraId="0A6A2924" w14:textId="77777777" w:rsidR="00FA5648" w:rsidRDefault="00FA5648"/>
    <w:p w14:paraId="01894CB1" w14:textId="692C3334" w:rsidR="00D22FCB" w:rsidRDefault="00000000">
      <w:pPr>
        <w:pStyle w:val="Titolo2"/>
      </w:pPr>
      <w:r>
        <w:t xml:space="preserve">2.3 — Art. 18 </w:t>
      </w:r>
      <w:r w:rsidR="00A80174">
        <w:t>D.lgs.</w:t>
      </w:r>
      <w:r>
        <w:t xml:space="preserve"> 81/08: Obblighi del datore di lavoro e del dirigente</w:t>
      </w:r>
    </w:p>
    <w:p w14:paraId="0B4FDC60"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7304C2FF"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11C5F997" w14:textId="77777777" w:rsidR="00D22FCB" w:rsidRDefault="00000000">
            <w:r>
              <w:rPr>
                <w:b/>
                <w:bCs/>
                <w:color w:val="FFFFFF"/>
              </w:rPr>
              <w:t>Art. 18 — Obblighi del datore di lavoro e del dirigente (</w:t>
            </w:r>
            <w:del w:id="4" w:author="Claude" w:date="2026-06-09T00:00:00Z">
              <w:r>
                <w:rPr>
                  <w:b/>
                  <w:bCs/>
                  <w:color w:val="FFFFFF"/>
                </w:rPr>
                <w:delText>testo integrale</w:delText>
              </w:r>
            </w:del>
            <w:ins w:id="5" w:author="Claude" w:date="2026-06-09T00:00:00Z">
              <w:r>
                <w:rPr>
                  <w:b/>
                  <w:bCs/>
                  <w:color w:val="FFFFFF"/>
                </w:rPr>
                <w:t>sintesi strutturata</w:t>
              </w:r>
            </w:ins>
            <w:r>
              <w:rPr>
                <w:b/>
                <w:bCs/>
                <w:color w:val="FFFFFF"/>
              </w:rPr>
              <w:t>)</w:t>
            </w:r>
          </w:p>
        </w:tc>
      </w:tr>
      <w:tr w:rsidR="00D22FCB" w14:paraId="416A631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8B9AE7B" w14:textId="77777777" w:rsidR="00D22FCB" w:rsidRDefault="00000000">
            <w:r>
              <w:rPr>
                <w:sz w:val="20"/>
                <w:szCs w:val="20"/>
              </w:rPr>
              <w:t>1. Il datore di lavoro [...] e i dirigenti [...] devono:</w:t>
            </w:r>
          </w:p>
          <w:p w14:paraId="26676DE4" w14:textId="77777777" w:rsidR="00D22FCB" w:rsidRDefault="00D22FCB"/>
          <w:p w14:paraId="68EF890F" w14:textId="77777777" w:rsidR="00D22FCB" w:rsidRDefault="00000000">
            <w:r>
              <w:rPr>
                <w:sz w:val="20"/>
                <w:szCs w:val="20"/>
              </w:rPr>
              <w:t>a) nominare il medico competente per la sorveglianza sanitaria nei casi previsti dal decreto;</w:t>
            </w:r>
          </w:p>
          <w:p w14:paraId="4869FE5B" w14:textId="77777777" w:rsidR="00D22FCB" w:rsidRDefault="00000000">
            <w:r>
              <w:rPr>
                <w:sz w:val="20"/>
                <w:szCs w:val="20"/>
              </w:rPr>
              <w:t>b) designare preventivamente i lavoratori incaricati di antincendio, evacuazione, salvataggio, primo soccorso e gestione emergenze;</w:t>
            </w:r>
          </w:p>
          <w:p w14:paraId="254FD735" w14:textId="77777777" w:rsidR="00D22FCB" w:rsidRDefault="00000000">
            <w:r>
              <w:rPr>
                <w:sz w:val="20"/>
                <w:szCs w:val="20"/>
              </w:rPr>
              <w:t>b-bis) individuare il preposto o i preposti per le attività di vigilanza (art. 19);</w:t>
            </w:r>
          </w:p>
          <w:p w14:paraId="02FFC02F" w14:textId="77777777" w:rsidR="00D22FCB" w:rsidRDefault="00000000">
            <w:r>
              <w:rPr>
                <w:sz w:val="20"/>
                <w:szCs w:val="20"/>
              </w:rPr>
              <w:t>c) nell'affidare compiti ai lavoratori, tenere conto delle capacità e condizioni in rapporto a salute e sicurezza;</w:t>
            </w:r>
          </w:p>
          <w:p w14:paraId="287C79D5" w14:textId="77777777" w:rsidR="00D22FCB" w:rsidRDefault="00000000">
            <w:r>
              <w:rPr>
                <w:sz w:val="20"/>
                <w:szCs w:val="20"/>
              </w:rPr>
              <w:t>d) fornire i necessari e idonei DPI, sentiti RSPP e medico competente;</w:t>
            </w:r>
          </w:p>
          <w:p w14:paraId="4A5AA10B" w14:textId="77777777" w:rsidR="00D22FCB" w:rsidRDefault="00000000">
            <w:r>
              <w:rPr>
                <w:sz w:val="20"/>
                <w:szCs w:val="20"/>
              </w:rPr>
              <w:t>e) consentire l'accesso alle zone a rischio grave solo ai lavoratori con adeguate istruzioni e addestramento;</w:t>
            </w:r>
          </w:p>
          <w:p w14:paraId="11E10A7A" w14:textId="77777777" w:rsidR="00D22FCB" w:rsidRDefault="00000000">
            <w:r>
              <w:rPr>
                <w:sz w:val="20"/>
                <w:szCs w:val="20"/>
              </w:rPr>
              <w:t>f) richiedere l'osservanza delle norme vigenti e disposizioni aziendali in materia di SSL;</w:t>
            </w:r>
          </w:p>
          <w:p w14:paraId="015B97E2" w14:textId="77777777" w:rsidR="00D22FCB" w:rsidRDefault="00000000">
            <w:r>
              <w:rPr>
                <w:sz w:val="20"/>
                <w:szCs w:val="20"/>
              </w:rPr>
              <w:t>g) inviare i lavoratori alla visita medica entro le scadenze del programma di sorveglianza sanitaria;</w:t>
            </w:r>
          </w:p>
          <w:p w14:paraId="31DE5700" w14:textId="77777777" w:rsidR="00D22FCB" w:rsidRDefault="00000000">
            <w:r>
              <w:rPr>
                <w:sz w:val="20"/>
                <w:szCs w:val="20"/>
              </w:rPr>
              <w:t>g-bis) comunicare tempestivamente al MC la cessazione del rapporto di lavoro;</w:t>
            </w:r>
          </w:p>
          <w:p w14:paraId="39BC60AF" w14:textId="77777777" w:rsidR="00D22FCB" w:rsidRDefault="00000000">
            <w:r>
              <w:rPr>
                <w:sz w:val="20"/>
                <w:szCs w:val="20"/>
              </w:rPr>
              <w:t>h) adottare le misure per il controllo delle situazioni di rischio in caso di emergenza;</w:t>
            </w:r>
          </w:p>
          <w:p w14:paraId="0AD5FC12" w14:textId="77777777" w:rsidR="00D22FCB" w:rsidRDefault="00000000">
            <w:r>
              <w:rPr>
                <w:sz w:val="20"/>
                <w:szCs w:val="20"/>
              </w:rPr>
              <w:t>i) informare i lavoratori esposti al rischio di pericolo grave e immediato;</w:t>
            </w:r>
          </w:p>
          <w:p w14:paraId="4E33FC48" w14:textId="77777777" w:rsidR="00D22FCB" w:rsidRDefault="00000000">
            <w:r>
              <w:rPr>
                <w:sz w:val="20"/>
                <w:szCs w:val="20"/>
              </w:rPr>
              <w:t>l) adempiere agli obblighi di informazione, formazione e addestramento (artt. 36 e 37);</w:t>
            </w:r>
          </w:p>
          <w:p w14:paraId="3B622368" w14:textId="77777777" w:rsidR="00D22FCB" w:rsidRDefault="00000000">
            <w:r>
              <w:rPr>
                <w:sz w:val="20"/>
                <w:szCs w:val="20"/>
              </w:rPr>
              <w:t>m) astenersi, salvo eccezione motivata, dal richiedere ai lavoratori di riprendere l'attività in situazioni di pericolo grave e immediato persistente;</w:t>
            </w:r>
          </w:p>
          <w:p w14:paraId="3EF53109" w14:textId="77777777" w:rsidR="00D22FCB" w:rsidRDefault="00000000">
            <w:r>
              <w:rPr>
                <w:sz w:val="20"/>
                <w:szCs w:val="20"/>
              </w:rPr>
              <w:t>n) consentire ai lavoratori di verificare, tramite RLS, l'applicazione delle misure di sicurezza;</w:t>
            </w:r>
          </w:p>
          <w:p w14:paraId="5F670175" w14:textId="77777777" w:rsidR="00D22FCB" w:rsidRDefault="00000000">
            <w:r>
              <w:rPr>
                <w:sz w:val="20"/>
                <w:szCs w:val="20"/>
              </w:rPr>
              <w:t>o) consegnare tempestivamente al RLS copia del DVR (art. 17) su richiesta;</w:t>
            </w:r>
          </w:p>
          <w:p w14:paraId="0DAFC185" w14:textId="77777777" w:rsidR="00D22FCB" w:rsidRDefault="00000000">
            <w:r>
              <w:rPr>
                <w:sz w:val="20"/>
                <w:szCs w:val="20"/>
              </w:rPr>
              <w:t>p) elaborare il DUVRI (art. 26, c. 3) e consegnarne copia al RLS su richiesta;</w:t>
            </w:r>
          </w:p>
          <w:p w14:paraId="2A9FC0E4" w14:textId="77777777" w:rsidR="00D22FCB" w:rsidRDefault="00000000">
            <w:r>
              <w:rPr>
                <w:sz w:val="20"/>
                <w:szCs w:val="20"/>
              </w:rPr>
              <w:t>q) prendere provvedimenti per evitare rischi per la salute della popolazione e l'ambiente esterno;</w:t>
            </w:r>
          </w:p>
          <w:p w14:paraId="4DB7BFCC" w14:textId="77777777" w:rsidR="00D22FCB" w:rsidRDefault="00000000">
            <w:r>
              <w:rPr>
                <w:sz w:val="20"/>
                <w:szCs w:val="20"/>
              </w:rPr>
              <w:lastRenderedPageBreak/>
              <w:t>r) comunicare in via telematica all'INAIL i dati degli infortuni: ≥1 giorno di assenza (fini statistici) e &gt;3 giorni (fini assicurativi), entro 48 ore dalla ricezione del certificato medico;</w:t>
            </w:r>
          </w:p>
          <w:p w14:paraId="1D45CE34" w14:textId="77777777" w:rsidR="00D22FCB" w:rsidRDefault="00000000">
            <w:r>
              <w:rPr>
                <w:sz w:val="20"/>
                <w:szCs w:val="20"/>
              </w:rPr>
              <w:t>s) consultare il RLS nelle ipotesi di cui all'art. 50;</w:t>
            </w:r>
          </w:p>
          <w:p w14:paraId="1A04533F" w14:textId="77777777" w:rsidR="00D22FCB" w:rsidRDefault="00000000">
            <w:r>
              <w:rPr>
                <w:sz w:val="20"/>
                <w:szCs w:val="20"/>
              </w:rPr>
              <w:t>t) adottare le misure per prevenzione incendi, evacuazione e pericolo grave e immediato (art. 43);</w:t>
            </w:r>
          </w:p>
          <w:p w14:paraId="32FA4DC3" w14:textId="77777777" w:rsidR="00D22FCB" w:rsidRDefault="00000000">
            <w:r>
              <w:rPr>
                <w:sz w:val="20"/>
                <w:szCs w:val="20"/>
              </w:rPr>
              <w:t>u) negli appalti/subappalti, munire i lavoratori di tessera di riconoscimento con fotografia;</w:t>
            </w:r>
          </w:p>
          <w:p w14:paraId="4785FC52" w14:textId="77777777" w:rsidR="00D22FCB" w:rsidRDefault="00000000">
            <w:r>
              <w:rPr>
                <w:sz w:val="20"/>
                <w:szCs w:val="20"/>
              </w:rPr>
              <w:t>v) nelle unità produttive con &gt;15 lavoratori, convocare la riunione periodica (art. 35);</w:t>
            </w:r>
          </w:p>
          <w:p w14:paraId="7A2D9E64" w14:textId="77777777" w:rsidR="00D22FCB" w:rsidRDefault="00000000">
            <w:r>
              <w:rPr>
                <w:sz w:val="20"/>
                <w:szCs w:val="20"/>
              </w:rPr>
              <w:t>z) aggiornare le misure di prevenzione in relazione ai mutamenti organizzativi/produttivi;</w:t>
            </w:r>
          </w:p>
          <w:p w14:paraId="432262E8" w14:textId="77777777" w:rsidR="00D22FCB" w:rsidRDefault="00000000">
            <w:r>
              <w:rPr>
                <w:sz w:val="20"/>
                <w:szCs w:val="20"/>
              </w:rPr>
              <w:t>aa) comunicare in via telematica all'INAIL i nominativi dei RLS in caso di nuova elezione/designazione;</w:t>
            </w:r>
          </w:p>
          <w:p w14:paraId="19392C6F" w14:textId="77777777" w:rsidR="00D22FCB" w:rsidRDefault="00000000">
            <w:proofErr w:type="spellStart"/>
            <w:r>
              <w:rPr>
                <w:sz w:val="20"/>
                <w:szCs w:val="20"/>
              </w:rPr>
              <w:t>bb</w:t>
            </w:r>
            <w:proofErr w:type="spellEnd"/>
            <w:r>
              <w:rPr>
                <w:sz w:val="20"/>
                <w:szCs w:val="20"/>
              </w:rPr>
              <w:t>) vigilare affinché i lavoratori soggetti a sorveglianza sanitaria non siano adibiti a mansioni senza il giudizio di idoneità.</w:t>
            </w:r>
          </w:p>
        </w:tc>
      </w:tr>
    </w:tbl>
    <w:p w14:paraId="2968F946" w14:textId="77777777" w:rsidR="00D22FCB" w:rsidRDefault="00D22FCB"/>
    <w:p w14:paraId="3B2FAC93" w14:textId="77777777" w:rsidR="00D22FCB" w:rsidRDefault="00000000">
      <w:r>
        <w:rPr>
          <w:i/>
          <w:iCs/>
          <w:color w:val="7F7F7F"/>
          <w:sz w:val="20"/>
          <w:szCs w:val="20"/>
        </w:rPr>
        <w:t>⚑ Nota d'uso: Fonte: tussl.it. Testo normativo aggiornato al febbraio 2026.</w:t>
      </w:r>
    </w:p>
    <w:p w14:paraId="2EFC5B72" w14:textId="77777777" w:rsidR="00D22FCB" w:rsidRDefault="00D22FCB"/>
    <w:p w14:paraId="5447C6F5" w14:textId="565FBD94" w:rsidR="00E92620" w:rsidRPr="00AF2A09" w:rsidRDefault="00E92620" w:rsidP="00E92620">
      <w:pPr>
        <w:jc w:val="both"/>
        <w:rPr>
          <w:highlight w:val="green"/>
        </w:rPr>
      </w:pPr>
      <w:r w:rsidRPr="00AF2A09">
        <w:rPr>
          <w:highlight w:val="green"/>
        </w:rPr>
        <w:t>L'articolo 18 del D.lgs. 81/2008 individua il complesso degli obblighi operativi che gravano sul datore di lavoro e sui dirigenti nell'ambito della gestione della salute e della sicurezza nei luoghi di lavoro. Se l'articolo 17 individua gli obblighi non delegabili, l'articolo 18 disciplina invece tutte quelle attività organizzative, gestionali e di controllo necessarie per garantire l'effettiva applicazione delle misure di prevenzione e protezione.</w:t>
      </w:r>
    </w:p>
    <w:p w14:paraId="60A88D87" w14:textId="04A36D71" w:rsidR="00E92620" w:rsidRDefault="00E92620" w:rsidP="00E92620">
      <w:pPr>
        <w:jc w:val="both"/>
        <w:rPr>
          <w:highlight w:val="green"/>
        </w:rPr>
      </w:pPr>
      <w:r w:rsidRPr="005D374F">
        <w:rPr>
          <w:highlight w:val="green"/>
        </w:rPr>
        <w:t xml:space="preserve">La norma attribuisce al datore di lavoro e ai dirigenti un ruolo centrale nell'organizzazione del sistema aziendale della sicurezza, imponendo loro non soltanto di predisporre le misure preventive, ma anche di verificarne costantemente l'applicazione e l'efficacia. </w:t>
      </w:r>
    </w:p>
    <w:p w14:paraId="7BE262E2" w14:textId="636F8BA2" w:rsidR="005D374F" w:rsidRPr="005D374F" w:rsidRDefault="005D374F" w:rsidP="00E92620">
      <w:pPr>
        <w:jc w:val="both"/>
        <w:rPr>
          <w:highlight w:val="green"/>
        </w:rPr>
      </w:pPr>
      <w:r>
        <w:rPr>
          <w:highlight w:val="green"/>
        </w:rPr>
        <w:t xml:space="preserve">Nello specifico hanno i seguenti obblighi: </w:t>
      </w:r>
    </w:p>
    <w:p w14:paraId="7CB54499" w14:textId="77777777" w:rsidR="00D947A4" w:rsidRPr="00E92620" w:rsidRDefault="00D947A4" w:rsidP="00E92620">
      <w:pPr>
        <w:jc w:val="both"/>
        <w:rPr>
          <w:highlight w:val="yellow"/>
        </w:rPr>
      </w:pPr>
    </w:p>
    <w:p w14:paraId="3D4A5CCB" w14:textId="77777777" w:rsidR="00E92620" w:rsidRPr="002C6E64" w:rsidRDefault="00E92620" w:rsidP="00E92620">
      <w:pPr>
        <w:jc w:val="both"/>
        <w:rPr>
          <w:b/>
          <w:bCs/>
          <w:highlight w:val="green"/>
        </w:rPr>
      </w:pPr>
      <w:r w:rsidRPr="002C6E64">
        <w:rPr>
          <w:b/>
          <w:bCs/>
          <w:highlight w:val="green"/>
        </w:rPr>
        <w:t>La tutela della salute dei lavoratori</w:t>
      </w:r>
    </w:p>
    <w:p w14:paraId="68D6AF09" w14:textId="77777777" w:rsidR="00E92620" w:rsidRPr="002C6E64" w:rsidRDefault="00E92620" w:rsidP="00E92620">
      <w:pPr>
        <w:jc w:val="both"/>
        <w:rPr>
          <w:highlight w:val="green"/>
        </w:rPr>
      </w:pPr>
      <w:r w:rsidRPr="002C6E64">
        <w:rPr>
          <w:highlight w:val="green"/>
        </w:rPr>
        <w:t>Tra gli obblighi più significativi rientra la nomina del medico competente nei casi previsti dalla legge e la corretta gestione della sorveglianza sanitaria. Attraverso tali attività il datore di lavoro assicura il monitoraggio delle condizioni di salute dei lavoratori in relazione ai rischi professionali cui essi sono esposti.</w:t>
      </w:r>
    </w:p>
    <w:p w14:paraId="0F05DD90" w14:textId="77777777" w:rsidR="00E92620" w:rsidRPr="002C6E64" w:rsidRDefault="00E92620" w:rsidP="00E92620">
      <w:pPr>
        <w:jc w:val="both"/>
        <w:rPr>
          <w:highlight w:val="green"/>
        </w:rPr>
      </w:pPr>
      <w:r w:rsidRPr="002C6E64">
        <w:rPr>
          <w:highlight w:val="green"/>
        </w:rPr>
        <w:t>La sorveglianza sanitaria rappresenta uno strumento fondamentale di prevenzione, poiché consente di verificare l'idoneità dei lavoratori alle mansioni svolte e di individuare tempestivamente eventuali effetti negativi derivanti dall'esposizione ai rischi presenti nell'ambiente di lavoro. Per questo motivo il datore di lavoro deve garantire che le visite mediche vengano effettuate nei tempi stabiliti e che i lavoratori siano adibiti alle mansioni soltanto dopo aver ottenuto il giudizio di idoneità espresso dal medico competente.</w:t>
      </w:r>
    </w:p>
    <w:p w14:paraId="48CAABD8" w14:textId="77777777" w:rsidR="00891690" w:rsidRPr="00E92620" w:rsidRDefault="00891690" w:rsidP="00E92620">
      <w:pPr>
        <w:jc w:val="both"/>
        <w:rPr>
          <w:highlight w:val="yellow"/>
        </w:rPr>
      </w:pPr>
    </w:p>
    <w:p w14:paraId="6F11A95D" w14:textId="77777777" w:rsidR="00E92620" w:rsidRPr="00B82498" w:rsidRDefault="00E92620" w:rsidP="00E92620">
      <w:pPr>
        <w:jc w:val="both"/>
        <w:rPr>
          <w:b/>
          <w:bCs/>
          <w:highlight w:val="green"/>
        </w:rPr>
      </w:pPr>
      <w:r w:rsidRPr="00B82498">
        <w:rPr>
          <w:b/>
          <w:bCs/>
          <w:highlight w:val="green"/>
        </w:rPr>
        <w:t>L'organizzazione delle emergenze</w:t>
      </w:r>
    </w:p>
    <w:p w14:paraId="139B3CA4" w14:textId="1ED108DE" w:rsidR="00E92620" w:rsidRPr="00B82498" w:rsidRDefault="00E92620" w:rsidP="00E92620">
      <w:pPr>
        <w:jc w:val="both"/>
        <w:rPr>
          <w:highlight w:val="green"/>
        </w:rPr>
      </w:pPr>
      <w:r w:rsidRPr="00B82498">
        <w:rPr>
          <w:highlight w:val="green"/>
        </w:rPr>
        <w:t>Il datore di lavoro deve designare preventivamente i lavoratori incaricati delle attività di primo soccorso, prevenzione incendi, lotta antincendio, evacuazione e gestione delle emergenze.</w:t>
      </w:r>
    </w:p>
    <w:p w14:paraId="457209C3" w14:textId="77777777" w:rsidR="00E92620" w:rsidRPr="00B82498" w:rsidRDefault="00E92620" w:rsidP="00E92620">
      <w:pPr>
        <w:jc w:val="both"/>
        <w:rPr>
          <w:highlight w:val="green"/>
        </w:rPr>
      </w:pPr>
      <w:r w:rsidRPr="00B82498">
        <w:rPr>
          <w:highlight w:val="green"/>
        </w:rPr>
        <w:t>Tali figure rivestono un ruolo essenziale nella tutela dell'incolumità dei lavoratori in caso di eventi critici, poiché sono chiamate a intervenire tempestivamente per limitare le conseguenze di incendi, incidenti o altre situazioni di pericolo grave e immediato. La designazione preventiva e la formazione specifica degli addetti consentono all'azienda di affrontare le emergenze in modo organizzato ed efficace.</w:t>
      </w:r>
    </w:p>
    <w:p w14:paraId="2A5B4C9B" w14:textId="77777777" w:rsidR="00AA6A5F" w:rsidRPr="00E92620" w:rsidRDefault="00AA6A5F" w:rsidP="00E92620">
      <w:pPr>
        <w:jc w:val="both"/>
        <w:rPr>
          <w:highlight w:val="yellow"/>
        </w:rPr>
      </w:pPr>
    </w:p>
    <w:p w14:paraId="42ED61CB" w14:textId="77777777" w:rsidR="00E92620" w:rsidRPr="009C05E7" w:rsidRDefault="00E92620" w:rsidP="00E92620">
      <w:pPr>
        <w:jc w:val="both"/>
        <w:rPr>
          <w:b/>
          <w:bCs/>
          <w:highlight w:val="green"/>
        </w:rPr>
      </w:pPr>
      <w:r w:rsidRPr="009C05E7">
        <w:rPr>
          <w:b/>
          <w:bCs/>
          <w:highlight w:val="green"/>
        </w:rPr>
        <w:t>La vigilanza e il ruolo del preposto</w:t>
      </w:r>
    </w:p>
    <w:p w14:paraId="46126C6E" w14:textId="77777777" w:rsidR="00B82498" w:rsidRPr="009C05E7" w:rsidRDefault="00B82498" w:rsidP="00B82498">
      <w:pPr>
        <w:jc w:val="both"/>
        <w:rPr>
          <w:highlight w:val="green"/>
        </w:rPr>
      </w:pPr>
      <w:r w:rsidRPr="009C05E7">
        <w:rPr>
          <w:highlight w:val="green"/>
        </w:rPr>
        <w:t xml:space="preserve">Il preposto rappresenta la figura che, in virtù delle proprie competenze professionali, dell'esperienza maturata e della posizione gerarchica o funzionale ricoperta all'interno dell'organizzazione aziendale, sovrintende all'attività lavorativa dei lavoratori e garantisce l'attuazione delle direttive ricevute dal datore di lavoro e dai dirigenti. </w:t>
      </w:r>
    </w:p>
    <w:p w14:paraId="3301EB40" w14:textId="6C34F11A" w:rsidR="00B82498" w:rsidRPr="009C05E7" w:rsidRDefault="00B82498" w:rsidP="00B82498">
      <w:pPr>
        <w:jc w:val="both"/>
        <w:rPr>
          <w:highlight w:val="green"/>
        </w:rPr>
      </w:pPr>
      <w:r w:rsidRPr="009C05E7">
        <w:rPr>
          <w:highlight w:val="green"/>
        </w:rPr>
        <w:t>Egli svolge un ruolo fondamentale nel sistema di prevenzione e protezione aziendale, poiché costituisce il collegamento diretto tra l'organizzazione delle misure di sicurezza e la loro concreta applicazione nelle attività operative quotidiane.</w:t>
      </w:r>
    </w:p>
    <w:p w14:paraId="348DD574" w14:textId="77777777" w:rsidR="009C05E7" w:rsidRPr="009C05E7" w:rsidRDefault="00B82498" w:rsidP="00B82498">
      <w:pPr>
        <w:jc w:val="both"/>
        <w:rPr>
          <w:highlight w:val="green"/>
        </w:rPr>
      </w:pPr>
      <w:r w:rsidRPr="009C05E7">
        <w:rPr>
          <w:highlight w:val="green"/>
        </w:rPr>
        <w:t xml:space="preserve">Attraverso la formale individuazione dei preposti, il datore di lavoro assicura una presenza costante sul luogo di lavoro finalizzata al controllo dell'osservanza delle disposizioni aziendali in materia di salute e sicurezza, nonché all'individuazione tempestiva di eventuali comportamenti non conformi, situazioni di rischio o carenze nelle procedure operative. </w:t>
      </w:r>
    </w:p>
    <w:p w14:paraId="6BAACD3D" w14:textId="112ADDDB" w:rsidR="00B82498" w:rsidRPr="009C05E7" w:rsidRDefault="00B82498" w:rsidP="00B82498">
      <w:pPr>
        <w:jc w:val="both"/>
        <w:rPr>
          <w:highlight w:val="green"/>
        </w:rPr>
      </w:pPr>
      <w:r w:rsidRPr="009C05E7">
        <w:rPr>
          <w:highlight w:val="green"/>
        </w:rPr>
        <w:lastRenderedPageBreak/>
        <w:t>Il preposto è infatti chiamato a vigilare affinché i lavoratori utilizzino correttamente attrezzature, dispositivi di protezione individuale e procedure di lavoro sicure, intervenendo ove necessario per correggere comportamenti pericolosi e segnalare eventuali criticità ai livelli superiori dell'organizzazione.</w:t>
      </w:r>
    </w:p>
    <w:p w14:paraId="129098F2" w14:textId="77777777" w:rsidR="00B82498" w:rsidRPr="009C05E7" w:rsidRDefault="00B82498" w:rsidP="00B82498">
      <w:pPr>
        <w:jc w:val="both"/>
        <w:rPr>
          <w:highlight w:val="green"/>
        </w:rPr>
      </w:pPr>
      <w:r w:rsidRPr="009C05E7">
        <w:rPr>
          <w:highlight w:val="green"/>
        </w:rPr>
        <w:t>Tale previsione normativa conferma l'importanza attribuita dal legislatore alla vigilanza quotidiana e alla verifica continua del rispetto delle procedure di sicurezza, riconoscendo che l'efficacia delle misure di prevenzione non dipende esclusivamente dalla loro predisposizione formale, ma anche dalla costante attività di controllo e monitoraggio svolta durante l'esecuzione delle lavorazioni. La presenza del preposto assume pertanto una funzione essenziale nel garantire l'effettività del sistema prevenzionistico aziendale, contribuendo a diffondere una cultura della sicurezza fondata sulla responsabilizzazione, sulla consapevolezza dei rischi e sul rispetto delle regole poste a tutela dell'integrità psicofisica dei lavoratori.</w:t>
      </w:r>
    </w:p>
    <w:p w14:paraId="50483216" w14:textId="77777777" w:rsidR="00B82498" w:rsidRPr="009C05E7" w:rsidRDefault="00B82498" w:rsidP="00B82498">
      <w:pPr>
        <w:jc w:val="both"/>
        <w:rPr>
          <w:highlight w:val="green"/>
        </w:rPr>
      </w:pPr>
      <w:r w:rsidRPr="009C05E7">
        <w:rPr>
          <w:highlight w:val="green"/>
        </w:rPr>
        <w:t>In questa prospettiva, il ruolo del preposto non si esaurisce in una mera attività di supervisione, ma si configura come un presidio operativo di prevenzione, indispensabile per assicurare che le misure organizzative e tecniche adottate dall'azienda trovino concreta applicazione nella realtà lavorativa quotidiana e siano effettivamente in grado di ridurre il rischio di infortuni e malattie professionali.</w:t>
      </w:r>
    </w:p>
    <w:p w14:paraId="2DA8C239" w14:textId="77777777" w:rsidR="00AA6A5F" w:rsidRDefault="00AA6A5F" w:rsidP="00E92620">
      <w:pPr>
        <w:jc w:val="both"/>
        <w:rPr>
          <w:highlight w:val="yellow"/>
        </w:rPr>
      </w:pPr>
    </w:p>
    <w:p w14:paraId="4912A53A" w14:textId="77777777" w:rsidR="00AA6A5F" w:rsidRPr="00E92620" w:rsidRDefault="00AA6A5F" w:rsidP="00E92620">
      <w:pPr>
        <w:jc w:val="both"/>
        <w:rPr>
          <w:highlight w:val="yellow"/>
        </w:rPr>
      </w:pPr>
    </w:p>
    <w:p w14:paraId="5DF17891" w14:textId="77777777" w:rsidR="00E92620" w:rsidRPr="007D1BA2" w:rsidRDefault="00E92620" w:rsidP="00E92620">
      <w:pPr>
        <w:jc w:val="both"/>
        <w:rPr>
          <w:b/>
          <w:bCs/>
          <w:highlight w:val="green"/>
        </w:rPr>
      </w:pPr>
      <w:r w:rsidRPr="007D1BA2">
        <w:rPr>
          <w:b/>
          <w:bCs/>
          <w:highlight w:val="green"/>
        </w:rPr>
        <w:t>Formazione, informazione e addestramento</w:t>
      </w:r>
    </w:p>
    <w:p w14:paraId="4413CF9F" w14:textId="0500FDEF" w:rsidR="003B12E7" w:rsidRPr="007D1BA2" w:rsidRDefault="003B12E7" w:rsidP="007D1BA2">
      <w:pPr>
        <w:pStyle w:val="NormaleWeb"/>
        <w:spacing w:before="0" w:beforeAutospacing="0" w:after="0" w:afterAutospacing="0"/>
        <w:jc w:val="both"/>
        <w:rPr>
          <w:highlight w:val="green"/>
        </w:rPr>
      </w:pPr>
      <w:r w:rsidRPr="007D1BA2">
        <w:rPr>
          <w:highlight w:val="green"/>
        </w:rPr>
        <w:t>Un altro pilastro fondamentale dell'articolo 18 del D.lgs. 81/2008 è rappresentato dagli obblighi di informazione, formazione e addestramento dei lavoratori, strumenti attraverso i quali il legislatore intende garantire una partecipazione consapevole e attiva di tutti i soggetti coinvolti nel sistema di prevenzione aziendale.</w:t>
      </w:r>
    </w:p>
    <w:p w14:paraId="63DDC9FB" w14:textId="77777777" w:rsidR="003B12E7" w:rsidRPr="007D1BA2" w:rsidRDefault="003B12E7" w:rsidP="007D1BA2">
      <w:pPr>
        <w:pStyle w:val="NormaleWeb"/>
        <w:spacing w:before="0" w:beforeAutospacing="0" w:after="0" w:afterAutospacing="0"/>
        <w:jc w:val="both"/>
        <w:rPr>
          <w:highlight w:val="green"/>
        </w:rPr>
      </w:pPr>
      <w:r w:rsidRPr="007D1BA2">
        <w:rPr>
          <w:highlight w:val="green"/>
        </w:rPr>
        <w:t>Il datore di lavoro è tenuto ad assicurare che ogni lavoratore riceva una preparazione adeguata e sufficiente in relazione ai rischi specifici connessi alle mansioni svolte e all'ambiente di lavoro in cui opera. Tale obbligo comprende la trasmissione di informazioni riguardanti i pericoli presenti nei luoghi di lavoro, le misure di prevenzione e protezione adottate dall'azienda, le procedure da seguire in caso di emergenza, le modalità corrette di utilizzo delle attrezzature di lavoro, nonché l'impiego appropriato dei dispositivi di protezione individuale. La formazione deve inoltre essere costantemente aggiornata in funzione dell'evoluzione dei rischi, dell'introduzione di nuove tecnologie, dell'adozione di differenti procedure operative o del verificarsi di cambiamenti nell'organizzazione aziendale.</w:t>
      </w:r>
    </w:p>
    <w:p w14:paraId="6BADDAD3" w14:textId="195EC5FA" w:rsidR="003B12E7" w:rsidRPr="007D1BA2" w:rsidRDefault="003B12E7" w:rsidP="007D1BA2">
      <w:pPr>
        <w:pStyle w:val="NormaleWeb"/>
        <w:spacing w:before="0" w:beforeAutospacing="0" w:after="0" w:afterAutospacing="0"/>
        <w:jc w:val="both"/>
        <w:rPr>
          <w:highlight w:val="green"/>
        </w:rPr>
      </w:pPr>
      <w:r w:rsidRPr="007D1BA2">
        <w:rPr>
          <w:highlight w:val="green"/>
        </w:rPr>
        <w:t>Accanto alla formazione assume particolare rilevanza l'attività di addestramento pratico, necessaria soprattutto quando il lavoratore è chiamato a utilizzare macchinari, attrezzature o dispositivi che richiedono specifiche competenze operative. Attraverso l'addestramento, infatti, le conoscenze teoriche acquisite durante i percorsi formativi vengono tradotte in comportamenti concreti e corretti, consentendo al lavoratore di affrontare le situazioni operative con maggiore sicurezza ed efficacia.</w:t>
      </w:r>
    </w:p>
    <w:p w14:paraId="07B0C1B9" w14:textId="77777777" w:rsidR="003B12E7" w:rsidRPr="007D1BA2" w:rsidRDefault="003B12E7" w:rsidP="007D1BA2">
      <w:pPr>
        <w:pStyle w:val="NormaleWeb"/>
        <w:spacing w:before="0" w:beforeAutospacing="0" w:after="0" w:afterAutospacing="0"/>
        <w:jc w:val="both"/>
        <w:rPr>
          <w:highlight w:val="green"/>
        </w:rPr>
      </w:pPr>
      <w:r w:rsidRPr="007D1BA2">
        <w:rPr>
          <w:highlight w:val="green"/>
        </w:rPr>
        <w:t>La formazione non deve essere considerata un mero adempimento burocratico o amministrativo finalizzato al rispetto formale delle prescrizioni normative. Al contrario, essa costituisce uno degli strumenti più efficaci di prevenzione degli infortuni e delle malattie professionali, in quanto contribuisce a sviluppare nei lavoratori una maggiore consapevolezza dei rischi e delle conseguenze derivanti da comportamenti imprudenti o non conformi alle procedure di sicurezza.</w:t>
      </w:r>
    </w:p>
    <w:p w14:paraId="23048D6E" w14:textId="77777777" w:rsidR="003B12E7" w:rsidRPr="007D1BA2" w:rsidRDefault="003B12E7" w:rsidP="007D1BA2">
      <w:pPr>
        <w:pStyle w:val="NormaleWeb"/>
        <w:spacing w:before="0" w:beforeAutospacing="0" w:after="0" w:afterAutospacing="0"/>
        <w:jc w:val="both"/>
        <w:rPr>
          <w:highlight w:val="green"/>
        </w:rPr>
      </w:pPr>
      <w:r w:rsidRPr="007D1BA2">
        <w:rPr>
          <w:highlight w:val="green"/>
        </w:rPr>
        <w:t>Un lavoratore adeguatamente informato, formato e addestrato è infatti in grado di riconoscere tempestivamente le situazioni di pericolo, valutare correttamente i rischi connessi alle attività svolte e adottare comportamenti coerenti con le misure di prevenzione predisposte dall'azienda. In tale prospettiva, la formazione assume una funzione strategica all'interno del sistema di gestione della salute e sicurezza sul lavoro, poiché favorisce la diffusione di una cultura della prevenzione fondata sulla responsabilizzazione individuale e sulla partecipazione attiva di tutti i soggetti aziendali.</w:t>
      </w:r>
    </w:p>
    <w:p w14:paraId="79656566" w14:textId="456F198C" w:rsidR="007D1BA2" w:rsidRPr="007D1BA2" w:rsidRDefault="007D1BA2" w:rsidP="007D1BA2">
      <w:pPr>
        <w:pStyle w:val="NormaleWeb"/>
        <w:spacing w:before="0" w:beforeAutospacing="0" w:after="0" w:afterAutospacing="0"/>
        <w:jc w:val="both"/>
        <w:rPr>
          <w:highlight w:val="green"/>
        </w:rPr>
      </w:pPr>
      <w:r w:rsidRPr="007D1BA2">
        <w:rPr>
          <w:highlight w:val="green"/>
        </w:rPr>
        <w:t xml:space="preserve">L'importanza della formazione quale misura primaria di prevenzione è stata ulteriormente rafforzata dal nuovo Accordo Stato-Regioni del 17 aprile 2025. </w:t>
      </w:r>
    </w:p>
    <w:p w14:paraId="41F002B9" w14:textId="5233EA26" w:rsidR="007D1BA2" w:rsidRPr="007D1BA2" w:rsidRDefault="007D1BA2" w:rsidP="007D1BA2">
      <w:pPr>
        <w:pStyle w:val="NormaleWeb"/>
        <w:spacing w:before="0" w:beforeAutospacing="0" w:after="0" w:afterAutospacing="0"/>
        <w:jc w:val="both"/>
      </w:pPr>
      <w:r w:rsidRPr="007D1BA2">
        <w:rPr>
          <w:highlight w:val="green"/>
        </w:rPr>
        <w:t xml:space="preserve">Tra le principali novità introdotte vi è il rafforzamento del principio secondo cui la formazione deve essere effettiva, verificabile e concretamente applicabile nell'attività lavorativa. A tal fine, l'Accordo prevede l'obbligatorietà della verifica finale dell'apprendimento per i percorsi formativi e introduce </w:t>
      </w:r>
      <w:r w:rsidRPr="007D1BA2">
        <w:rPr>
          <w:highlight w:val="green"/>
        </w:rPr>
        <w:lastRenderedPageBreak/>
        <w:t>specifiche modalità di verifica dell'efficacia della formazione durante lo svolgimento delle mansioni lavorative. L'obiettivo perseguito dal legislatore è quello di superare una concezione meramente formale della formazione, orientandola verso un reale miglioramento delle competenze e dei comportamenti sicuri dei lavoratori.</w:t>
      </w:r>
    </w:p>
    <w:p w14:paraId="50E16142" w14:textId="77777777" w:rsidR="007D1BA2" w:rsidRDefault="007D1BA2" w:rsidP="00E92620">
      <w:pPr>
        <w:jc w:val="both"/>
        <w:rPr>
          <w:highlight w:val="yellow"/>
        </w:rPr>
      </w:pPr>
    </w:p>
    <w:p w14:paraId="3EE2413E" w14:textId="77777777" w:rsidR="007D1BA2" w:rsidRPr="00E92620" w:rsidRDefault="007D1BA2" w:rsidP="00E92620">
      <w:pPr>
        <w:jc w:val="both"/>
        <w:rPr>
          <w:highlight w:val="yellow"/>
        </w:rPr>
      </w:pPr>
    </w:p>
    <w:p w14:paraId="2DC4E790" w14:textId="77777777" w:rsidR="00E92620" w:rsidRPr="00921DCC" w:rsidRDefault="00E92620" w:rsidP="00E92620">
      <w:pPr>
        <w:jc w:val="both"/>
        <w:rPr>
          <w:b/>
          <w:bCs/>
          <w:highlight w:val="green"/>
        </w:rPr>
      </w:pPr>
      <w:r w:rsidRPr="00921DCC">
        <w:rPr>
          <w:b/>
          <w:bCs/>
          <w:highlight w:val="green"/>
        </w:rPr>
        <w:t>Fornitura dei dispositivi di protezione individuale</w:t>
      </w:r>
    </w:p>
    <w:p w14:paraId="6652A789" w14:textId="77777777" w:rsidR="00921DCC" w:rsidRPr="00921DCC" w:rsidRDefault="00921DCC" w:rsidP="00921DCC">
      <w:pPr>
        <w:jc w:val="both"/>
        <w:rPr>
          <w:highlight w:val="green"/>
        </w:rPr>
      </w:pPr>
      <w:r w:rsidRPr="00921DCC">
        <w:rPr>
          <w:highlight w:val="green"/>
        </w:rPr>
        <w:t xml:space="preserve">Tra gli obblighi fondamentali posti a carico del datore di lavoro, rientra la fornitura ai lavoratori dei dispositivi di protezione individuale (DPI) necessari e adeguati ai rischi presenti nell'ambiente di lavoro. </w:t>
      </w:r>
    </w:p>
    <w:p w14:paraId="48BC5ACA" w14:textId="6FE2AEA3" w:rsidR="00921DCC" w:rsidRPr="00921DCC" w:rsidRDefault="00921DCC" w:rsidP="00921DCC">
      <w:pPr>
        <w:jc w:val="both"/>
        <w:rPr>
          <w:highlight w:val="green"/>
        </w:rPr>
      </w:pPr>
      <w:r w:rsidRPr="00921DCC">
        <w:rPr>
          <w:highlight w:val="green"/>
        </w:rPr>
        <w:t>I DPI rappresentano una misura di protezione essenziale, destinata a ridurre o eliminare i rischi residui che non possono essere evitati o sufficientemente limitati attraverso interventi di natura tecnica, organizzativa o procedurale.</w:t>
      </w:r>
    </w:p>
    <w:p w14:paraId="64585A9D" w14:textId="77777777" w:rsidR="00921DCC" w:rsidRPr="00921DCC" w:rsidRDefault="00921DCC" w:rsidP="00921DCC">
      <w:pPr>
        <w:jc w:val="both"/>
        <w:rPr>
          <w:highlight w:val="green"/>
        </w:rPr>
      </w:pPr>
      <w:r w:rsidRPr="00921DCC">
        <w:rPr>
          <w:highlight w:val="green"/>
        </w:rPr>
        <w:t xml:space="preserve">Caschi, guanti, occhiali di protezione, calzature antinfortunistiche, imbracature per i lavori in quota, dispositivi di protezione delle vie respiratorie, protezioni acustiche e altri dispositivi specifici costituiscono strumenti indispensabili per la tutela dell'integrità fisica dei lavoratori. </w:t>
      </w:r>
    </w:p>
    <w:p w14:paraId="0792ABC2" w14:textId="77777777" w:rsidR="00921DCC" w:rsidRPr="00921DCC" w:rsidRDefault="00921DCC" w:rsidP="00921DCC">
      <w:pPr>
        <w:jc w:val="both"/>
        <w:rPr>
          <w:highlight w:val="green"/>
        </w:rPr>
      </w:pPr>
      <w:r w:rsidRPr="00921DCC">
        <w:rPr>
          <w:highlight w:val="green"/>
        </w:rPr>
        <w:t xml:space="preserve">La semplice consegna dei DPI, tuttavia, non è sufficiente ad adempiere agli obblighi normativi. </w:t>
      </w:r>
    </w:p>
    <w:p w14:paraId="7CF3CB13" w14:textId="2C9913A0" w:rsidR="00921DCC" w:rsidRPr="00921DCC" w:rsidRDefault="00921DCC" w:rsidP="00921DCC">
      <w:pPr>
        <w:jc w:val="both"/>
        <w:rPr>
          <w:highlight w:val="green"/>
        </w:rPr>
      </w:pPr>
      <w:r w:rsidRPr="00921DCC">
        <w:rPr>
          <w:highlight w:val="green"/>
        </w:rPr>
        <w:t>Il datore di lavoro deve infatti individuare, sulla base della valutazione dei rischi, i dispositivi più idonei alle specifiche lavorazioni, verificandone la conformità alla normativa vigente e la capacità di garantire un'efficace protezione rispetto ai pericoli presenti.</w:t>
      </w:r>
    </w:p>
    <w:p w14:paraId="2FC293FC" w14:textId="77777777" w:rsidR="00921DCC" w:rsidRPr="00921DCC" w:rsidRDefault="00921DCC" w:rsidP="00921DCC">
      <w:pPr>
        <w:jc w:val="both"/>
        <w:rPr>
          <w:highlight w:val="green"/>
        </w:rPr>
      </w:pPr>
      <w:r w:rsidRPr="00921DCC">
        <w:rPr>
          <w:highlight w:val="green"/>
        </w:rPr>
        <w:t>L'obbligo datoriale comprende inoltre la manutenzione, la sostituzione e il controllo periodico dei dispositivi, affinché essi conservino nel tempo le caratteristiche di sicurezza previste dal fabbricante. È altresì necessario assicurare che i DPI siano utilizzati correttamente dai lavoratori, attraverso adeguate attività di informazione, formazione e, quando richiesto dalla tipologia di dispositivo, specifico addestramento pratico.</w:t>
      </w:r>
    </w:p>
    <w:p w14:paraId="5DB3B81C" w14:textId="77777777" w:rsidR="009C1FF8" w:rsidRPr="00E92620" w:rsidRDefault="009C1FF8" w:rsidP="00E92620">
      <w:pPr>
        <w:jc w:val="both"/>
        <w:rPr>
          <w:highlight w:val="yellow"/>
        </w:rPr>
      </w:pPr>
    </w:p>
    <w:p w14:paraId="37A32B55" w14:textId="77777777" w:rsidR="00E92620" w:rsidRPr="008D6928" w:rsidRDefault="00E92620" w:rsidP="00E92620">
      <w:pPr>
        <w:jc w:val="both"/>
        <w:rPr>
          <w:b/>
          <w:bCs/>
          <w:highlight w:val="green"/>
        </w:rPr>
      </w:pPr>
      <w:r w:rsidRPr="008D6928">
        <w:rPr>
          <w:b/>
          <w:bCs/>
          <w:highlight w:val="green"/>
        </w:rPr>
        <w:t>Partecipazione dei lavoratori e ruolo del RLS</w:t>
      </w:r>
    </w:p>
    <w:p w14:paraId="0B29B64B" w14:textId="77777777" w:rsidR="005B4FA2" w:rsidRPr="008D6928" w:rsidRDefault="007A54A4" w:rsidP="007A54A4">
      <w:pPr>
        <w:jc w:val="both"/>
        <w:rPr>
          <w:highlight w:val="green"/>
        </w:rPr>
      </w:pPr>
      <w:r w:rsidRPr="008D6928">
        <w:rPr>
          <w:highlight w:val="green"/>
        </w:rPr>
        <w:t xml:space="preserve">L'articolo 18 del </w:t>
      </w:r>
      <w:r w:rsidR="00B61C0D" w:rsidRPr="008D6928">
        <w:rPr>
          <w:highlight w:val="green"/>
        </w:rPr>
        <w:t>D.lgs.</w:t>
      </w:r>
      <w:r w:rsidRPr="008D6928">
        <w:rPr>
          <w:highlight w:val="green"/>
        </w:rPr>
        <w:t xml:space="preserve"> 81/2008 attribuisce particolare rilevanza al principio di partecipazione dei lavoratori alla gestione della salute e della sicurezza nei luoghi di lavoro, superando una concezione esclusivamente gerarchica della prevenzione e promuovendo un modello fondato sul coinvolgimento attivo di tutti i soggetti dell'organizzazione aziendale. </w:t>
      </w:r>
    </w:p>
    <w:p w14:paraId="7DB06E80" w14:textId="3189B677" w:rsidR="007A54A4" w:rsidRPr="008D6928" w:rsidRDefault="007A54A4" w:rsidP="007A54A4">
      <w:pPr>
        <w:jc w:val="both"/>
        <w:rPr>
          <w:highlight w:val="green"/>
        </w:rPr>
      </w:pPr>
      <w:r w:rsidRPr="008D6928">
        <w:rPr>
          <w:highlight w:val="green"/>
        </w:rPr>
        <w:t>La tutela della salute e della sicurezza non viene infatti considerata una responsabilità esclusiva del datore di lavoro, ma il risultato di una collaborazione continua tra datore di lavoro, dirigenti, preposti, lavoratori e loro rappresentanti.</w:t>
      </w:r>
    </w:p>
    <w:p w14:paraId="5CDD1B3E" w14:textId="77777777" w:rsidR="005B4FA2" w:rsidRPr="008D6928" w:rsidRDefault="007A54A4" w:rsidP="007A54A4">
      <w:pPr>
        <w:jc w:val="both"/>
        <w:rPr>
          <w:highlight w:val="green"/>
        </w:rPr>
      </w:pPr>
      <w:r w:rsidRPr="008D6928">
        <w:rPr>
          <w:highlight w:val="green"/>
        </w:rPr>
        <w:t xml:space="preserve">In tale prospettiva assume un ruolo centrale il Rappresentante dei Lavoratori per la Sicurezza (RLS), figura introdotta con la finalità di garantire la partecipazione dei lavoratori ai processi decisionali che riguardano la prevenzione dei rischi professionali. </w:t>
      </w:r>
    </w:p>
    <w:p w14:paraId="748C1869" w14:textId="71B7315F" w:rsidR="007A54A4" w:rsidRPr="008D6928" w:rsidRDefault="007A54A4" w:rsidP="007A54A4">
      <w:pPr>
        <w:jc w:val="both"/>
        <w:rPr>
          <w:highlight w:val="green"/>
        </w:rPr>
      </w:pPr>
      <w:r w:rsidRPr="008D6928">
        <w:rPr>
          <w:highlight w:val="green"/>
        </w:rPr>
        <w:t>Il datore di lavoro è tenuto a consultare preventivamente il RLS nei casi previsti dalla normativa, in particolare in occasione della valutazione dei rischi, della designazione degli addetti al servizio di prevenzione e protezione, dell'organizzazione della formazione in materia di sicurezza e dell'introduzione di nuove misure preventive. La consultazione del rappresentante dei lavoratori</w:t>
      </w:r>
      <w:r w:rsidR="008D6928" w:rsidRPr="008D6928">
        <w:rPr>
          <w:highlight w:val="green"/>
        </w:rPr>
        <w:t>,</w:t>
      </w:r>
      <w:r w:rsidRPr="008D6928">
        <w:rPr>
          <w:highlight w:val="green"/>
        </w:rPr>
        <w:t xml:space="preserve"> costituisce uno strumento di confronto volto a favorire una più efficace individuazione delle criticità presenti nell'ambiente di lavoro e delle possibili soluzioni organizzative e tecniche.</w:t>
      </w:r>
    </w:p>
    <w:p w14:paraId="3D917459" w14:textId="77777777" w:rsidR="007A54A4" w:rsidRPr="008D6928" w:rsidRDefault="007A54A4" w:rsidP="007A54A4">
      <w:pPr>
        <w:jc w:val="both"/>
        <w:rPr>
          <w:highlight w:val="green"/>
        </w:rPr>
      </w:pPr>
      <w:r w:rsidRPr="008D6928">
        <w:rPr>
          <w:highlight w:val="green"/>
        </w:rPr>
        <w:t>L'RLS svolge inoltre una funzione di controllo e raccordo tra i lavoratori e il datore di lavoro. Attraverso tale figura, i lavoratori possono verificare l'effettiva applicazione delle misure di prevenzione e protezione adottate dall'azienda, segnalare eventuali situazioni di rischio e contribuire al miglioramento continuo delle condizioni di sicurezza. Il rappresentante ha infatti accesso alla documentazione relativa alla valutazione dei rischi, riceve informazioni sui fattori di pericolo presenti nei luoghi di lavoro e può formulare osservazioni e proposte finalizzate al rafforzamento del sistema prevenzionistico aziendale.</w:t>
      </w:r>
    </w:p>
    <w:p w14:paraId="12CCE7B3" w14:textId="77777777" w:rsidR="008D6928" w:rsidRPr="008D6928" w:rsidRDefault="007A54A4" w:rsidP="007A54A4">
      <w:pPr>
        <w:jc w:val="both"/>
        <w:rPr>
          <w:highlight w:val="green"/>
        </w:rPr>
      </w:pPr>
      <w:r w:rsidRPr="008D6928">
        <w:rPr>
          <w:highlight w:val="green"/>
        </w:rPr>
        <w:t xml:space="preserve">Il modello delineato dal </w:t>
      </w:r>
      <w:r w:rsidR="00B61C0D" w:rsidRPr="008D6928">
        <w:rPr>
          <w:highlight w:val="green"/>
        </w:rPr>
        <w:t>D.lgs.</w:t>
      </w:r>
      <w:r w:rsidRPr="008D6928">
        <w:rPr>
          <w:highlight w:val="green"/>
        </w:rPr>
        <w:t xml:space="preserve"> 81/2008 si fonda quindi sulla convinzione che la sicurezza sul lavoro possa essere efficacemente garantita solo attraverso la partecipazione consapevole e responsabile di tutti i soggetti coinvolti. </w:t>
      </w:r>
    </w:p>
    <w:p w14:paraId="10294C15" w14:textId="67F57450" w:rsidR="007A54A4" w:rsidRPr="008D6928" w:rsidRDefault="007A54A4" w:rsidP="007A54A4">
      <w:pPr>
        <w:jc w:val="both"/>
        <w:rPr>
          <w:highlight w:val="green"/>
        </w:rPr>
      </w:pPr>
      <w:r w:rsidRPr="008D6928">
        <w:rPr>
          <w:highlight w:val="green"/>
        </w:rPr>
        <w:t>I lavoratori, grazie alla loro esperienza diretta delle attività operative, rappresentano infatti una fonte preziosa di informazioni per l'individuazione dei rischi e per la definizione di misure preventive realmente efficaci. Il loro coinvolgimento</w:t>
      </w:r>
      <w:r w:rsidR="008D6928" w:rsidRPr="008D6928">
        <w:rPr>
          <w:highlight w:val="green"/>
        </w:rPr>
        <w:t>, attraverso il loro Rappresentante,</w:t>
      </w:r>
      <w:r w:rsidRPr="008D6928">
        <w:rPr>
          <w:highlight w:val="green"/>
        </w:rPr>
        <w:t xml:space="preserve"> favorisce la diffusione </w:t>
      </w:r>
      <w:r w:rsidRPr="008D6928">
        <w:rPr>
          <w:highlight w:val="green"/>
        </w:rPr>
        <w:lastRenderedPageBreak/>
        <w:t>di comportamenti sicuri, incrementa il livello di attenzione verso i rischi e contribuisce a sviluppare una cultura della prevenzione condivisa all'interno dell'organizzazione.</w:t>
      </w:r>
    </w:p>
    <w:p w14:paraId="78186218" w14:textId="0B349DF5" w:rsidR="00E92620" w:rsidRPr="008D6928" w:rsidRDefault="007A54A4" w:rsidP="00E92620">
      <w:pPr>
        <w:jc w:val="both"/>
        <w:rPr>
          <w:highlight w:val="green"/>
        </w:rPr>
      </w:pPr>
      <w:r w:rsidRPr="008D6928">
        <w:rPr>
          <w:highlight w:val="green"/>
        </w:rPr>
        <w:t>La collaborazione tra datore di lavoro, dirigenti, preposti, lavoratori e RLS costituisce pertanto uno degli elementi qualificanti del sistema di tutela introdotto dal legislatore. Tale approccio partecipativo mira non soltanto al rispetto degli obblighi normativi, ma anche alla costruzione di un ambiente di lavoro in cui la sicurezza diventi un valore organizzativo condiviso, integrato nei processi aziendali e perseguito attraverso il dialogo, il confronto e la cooperazione tra tutte le componenti dell'impresa.</w:t>
      </w:r>
    </w:p>
    <w:p w14:paraId="025E88BB" w14:textId="77777777" w:rsidR="009C1FF8" w:rsidRPr="00285CA7" w:rsidRDefault="009C1FF8" w:rsidP="00E92620">
      <w:pPr>
        <w:jc w:val="both"/>
        <w:rPr>
          <w:highlight w:val="green"/>
        </w:rPr>
      </w:pPr>
    </w:p>
    <w:p w14:paraId="5A782881" w14:textId="77777777" w:rsidR="00E92620" w:rsidRPr="00285CA7" w:rsidRDefault="00E92620" w:rsidP="00E92620">
      <w:pPr>
        <w:jc w:val="both"/>
        <w:rPr>
          <w:b/>
          <w:bCs/>
          <w:highlight w:val="green"/>
        </w:rPr>
      </w:pPr>
      <w:r w:rsidRPr="00285CA7">
        <w:rPr>
          <w:b/>
          <w:bCs/>
          <w:highlight w:val="green"/>
        </w:rPr>
        <w:t>Aggiornamento continuo delle misure di prevenzione</w:t>
      </w:r>
    </w:p>
    <w:p w14:paraId="23AF5604" w14:textId="77777777" w:rsidR="00FB0F8D" w:rsidRPr="00285CA7" w:rsidRDefault="00416FF8" w:rsidP="00416FF8">
      <w:pPr>
        <w:jc w:val="both"/>
        <w:rPr>
          <w:highlight w:val="green"/>
        </w:rPr>
      </w:pPr>
      <w:r w:rsidRPr="00285CA7">
        <w:rPr>
          <w:highlight w:val="green"/>
        </w:rPr>
        <w:t xml:space="preserve">La sicurezza sul lavoro non può essere concepita come un sistema statico o come un insieme di misure definite una volta per tutte. </w:t>
      </w:r>
    </w:p>
    <w:p w14:paraId="0E3EF540" w14:textId="77777777" w:rsidR="00285CA7" w:rsidRPr="00285CA7" w:rsidRDefault="00416FF8" w:rsidP="00416FF8">
      <w:pPr>
        <w:jc w:val="both"/>
        <w:rPr>
          <w:highlight w:val="green"/>
        </w:rPr>
      </w:pPr>
      <w:r w:rsidRPr="00285CA7">
        <w:rPr>
          <w:highlight w:val="green"/>
        </w:rPr>
        <w:t xml:space="preserve">Al contrario, il </w:t>
      </w:r>
      <w:r w:rsidR="004B6058" w:rsidRPr="00285CA7">
        <w:rPr>
          <w:highlight w:val="green"/>
        </w:rPr>
        <w:t>D.lgs.</w:t>
      </w:r>
      <w:r w:rsidRPr="00285CA7">
        <w:rPr>
          <w:highlight w:val="green"/>
        </w:rPr>
        <w:t xml:space="preserve"> 81/2008 si fonda su una visione dinamica della prevenzione, secondo la quale la tutela della salute e della sicurezza dei lavoratori richiede un costante processo di aggiornamento e miglioramento delle misure adottate dall'organizzazione aziendale. </w:t>
      </w:r>
    </w:p>
    <w:p w14:paraId="6FCA1D5C" w14:textId="365B3DA2" w:rsidR="00416FF8" w:rsidRPr="00285CA7" w:rsidRDefault="00416FF8" w:rsidP="00416FF8">
      <w:pPr>
        <w:jc w:val="both"/>
        <w:rPr>
          <w:highlight w:val="green"/>
        </w:rPr>
      </w:pPr>
      <w:r w:rsidRPr="00285CA7">
        <w:rPr>
          <w:highlight w:val="green"/>
        </w:rPr>
        <w:t xml:space="preserve">In quest'ottica, l'articolo 18 impone al datore di lavoro l'obbligo di adeguare </w:t>
      </w:r>
      <w:r w:rsidR="00285CA7" w:rsidRPr="00285CA7">
        <w:rPr>
          <w:highlight w:val="green"/>
        </w:rPr>
        <w:t>in maniera continua</w:t>
      </w:r>
      <w:r w:rsidRPr="00285CA7">
        <w:rPr>
          <w:highlight w:val="green"/>
        </w:rPr>
        <w:t xml:space="preserve"> le misure di prevenzione e protezione in funzione dell'evoluzione della tecnica, del progresso delle conoscenze scientifiche, delle modifiche intervenute nei processi produttivi e nell'organizzazione del lavoro, nonché dell'esperienza maturata attraverso l'analisi degli infortuni, degli incidenti mancati (</w:t>
      </w:r>
      <w:proofErr w:type="spellStart"/>
      <w:r w:rsidRPr="00285CA7">
        <w:rPr>
          <w:highlight w:val="green"/>
        </w:rPr>
        <w:t>near</w:t>
      </w:r>
      <w:proofErr w:type="spellEnd"/>
      <w:r w:rsidRPr="00285CA7">
        <w:rPr>
          <w:highlight w:val="green"/>
        </w:rPr>
        <w:t xml:space="preserve"> miss) e delle situazioni di rischio riscontrate durante l'attività lavorativa.</w:t>
      </w:r>
    </w:p>
    <w:p w14:paraId="37D53FD1" w14:textId="065EDBA3" w:rsidR="00416FF8" w:rsidRPr="00285CA7" w:rsidRDefault="00416FF8" w:rsidP="00416FF8">
      <w:pPr>
        <w:jc w:val="both"/>
        <w:rPr>
          <w:highlight w:val="green"/>
        </w:rPr>
      </w:pPr>
      <w:r w:rsidRPr="00285CA7">
        <w:rPr>
          <w:highlight w:val="green"/>
        </w:rPr>
        <w:t>Tale obbligo trova il proprio fondamento nel principio secondo cui il rischio lavorativo non rappresenta una realtà immutabile, ma un fenomeno soggetto a continue trasformazioni. L'introduzione di nuove tecnologie, macchinari più complessi, sostanze innovative, differenti modalità organizzative o nuove procedure operative</w:t>
      </w:r>
      <w:r w:rsidR="00285CA7" w:rsidRPr="00285CA7">
        <w:rPr>
          <w:highlight w:val="green"/>
        </w:rPr>
        <w:t>,</w:t>
      </w:r>
      <w:r w:rsidRPr="00285CA7">
        <w:rPr>
          <w:highlight w:val="green"/>
        </w:rPr>
        <w:t xml:space="preserve"> può infatti determinare l'insorgenza di rischi precedentemente inesistenti o modificare le caratteristiche di quelli già presenti. Di conseguenza, il datore di lavoro è chiamato a monitorare costantemente l'evoluzione del contesto aziendale e a verificare l'adeguatezza delle misure preventive adottate, intervenendo tempestivamente ogniqualvolta emergano nuove esigenze di tutela.</w:t>
      </w:r>
    </w:p>
    <w:p w14:paraId="0AFE1643" w14:textId="001CAE6C" w:rsidR="00416FF8" w:rsidRPr="00285CA7" w:rsidRDefault="00416FF8" w:rsidP="00416FF8">
      <w:pPr>
        <w:jc w:val="both"/>
        <w:rPr>
          <w:highlight w:val="green"/>
        </w:rPr>
      </w:pPr>
      <w:r w:rsidRPr="00285CA7">
        <w:rPr>
          <w:highlight w:val="green"/>
        </w:rPr>
        <w:t>L'aggiornamento delle misure di prevenzione costituisce inoltre una diretta conseguenza dell'obbligo di revisione della valutazione dei rischi. Ogni cambiamento significativo deve essere attentamente analizzato al fine di individuare eventuali nuovi pericoli e predisporre le necessarie misure correttive. Analogamente, gli eventi infortunistici e le situazioni di rischio verificatesi all'interno dell'azienda rappresentano importanti occasioni di apprendimento, dalle quali trarre indicazioni utili per migliorare il sistema di prevenzione e impedire il ripetersi di eventi analoghi.</w:t>
      </w:r>
    </w:p>
    <w:p w14:paraId="517223B5" w14:textId="77777777" w:rsidR="00285CA7" w:rsidRPr="00285CA7" w:rsidRDefault="00416FF8" w:rsidP="00416FF8">
      <w:pPr>
        <w:jc w:val="both"/>
        <w:rPr>
          <w:highlight w:val="green"/>
        </w:rPr>
      </w:pPr>
      <w:r w:rsidRPr="00285CA7">
        <w:rPr>
          <w:highlight w:val="green"/>
        </w:rPr>
        <w:t xml:space="preserve">Questo approccio riflette il principio del miglioramento continuo, oggi considerato uno dei cardini della moderna gestione della salute e sicurezza sul lavoro. </w:t>
      </w:r>
    </w:p>
    <w:p w14:paraId="50A8B9F1" w14:textId="22D0AD00" w:rsidR="00416FF8" w:rsidRPr="00285CA7" w:rsidRDefault="00416FF8" w:rsidP="00416FF8">
      <w:pPr>
        <w:jc w:val="both"/>
        <w:rPr>
          <w:highlight w:val="green"/>
        </w:rPr>
      </w:pPr>
      <w:r w:rsidRPr="00285CA7">
        <w:rPr>
          <w:highlight w:val="green"/>
        </w:rPr>
        <w:t>In tale prospettiva, la sicurezza diventa un processo gestionale permanente, basato sulla pianificazione, sull'attuazione delle misure preventive, sul monitoraggio dei risultati e sulla successiva adozione di interventi migliorativi.</w:t>
      </w:r>
    </w:p>
    <w:p w14:paraId="73F235D4" w14:textId="77777777" w:rsidR="00416FF8" w:rsidRPr="00285CA7" w:rsidRDefault="00416FF8" w:rsidP="00416FF8">
      <w:pPr>
        <w:jc w:val="both"/>
        <w:rPr>
          <w:highlight w:val="green"/>
        </w:rPr>
      </w:pPr>
      <w:r w:rsidRPr="00285CA7">
        <w:rPr>
          <w:highlight w:val="green"/>
        </w:rPr>
        <w:t>L'obbligo di aggiornamento imposto al datore di lavoro evidenzia dunque la volontà del legislatore di promuovere una cultura della prevenzione orientata non soltanto al rispetto delle regole, ma anche alla ricerca continua delle migliori condizioni di tutela possibili. Attraverso questo meccanismo di adeguamento costante, il sistema prevenzionistico aziendale è in grado di evolversi insieme all'organizzazione del lavoro, garantendo una protezione sempre più efficace della salute, della sicurezza e del benessere dei lavoratori.</w:t>
      </w:r>
    </w:p>
    <w:p w14:paraId="2E3A0F92" w14:textId="77777777" w:rsidR="009C1FF8" w:rsidRPr="00E92620" w:rsidRDefault="009C1FF8" w:rsidP="00E92620">
      <w:pPr>
        <w:jc w:val="both"/>
        <w:rPr>
          <w:highlight w:val="yellow"/>
        </w:rPr>
      </w:pPr>
    </w:p>
    <w:p w14:paraId="40630E06" w14:textId="77777777" w:rsidR="00E92620" w:rsidRPr="00B94996" w:rsidRDefault="00E92620" w:rsidP="00E92620">
      <w:pPr>
        <w:jc w:val="both"/>
        <w:rPr>
          <w:b/>
          <w:bCs/>
          <w:highlight w:val="green"/>
        </w:rPr>
      </w:pPr>
      <w:r w:rsidRPr="00B94996">
        <w:rPr>
          <w:b/>
          <w:bCs/>
          <w:highlight w:val="green"/>
        </w:rPr>
        <w:t>Conclusioni</w:t>
      </w:r>
    </w:p>
    <w:p w14:paraId="446148D4" w14:textId="09E2B040" w:rsidR="00B94996" w:rsidRPr="00B94996" w:rsidRDefault="00B94996" w:rsidP="00B94996">
      <w:pPr>
        <w:jc w:val="both"/>
        <w:rPr>
          <w:highlight w:val="green"/>
        </w:rPr>
      </w:pPr>
      <w:r w:rsidRPr="00B94996">
        <w:rPr>
          <w:highlight w:val="green"/>
        </w:rPr>
        <w:t>Attraverso il complesso degli obblighi previsti dall'articolo 18 del D.lgs. 81/2008, il datore di lavoro e i dirigenti assumono un ruolo centrale nella progettazione, nell'organizzazione e nella gestione del sistema aziendale di prevenzione e protezione. Essi sono chiamati non soltanto ad adottare le misure necessarie per la tutela della salute e della sicurezza dei lavoratori, ma anche a garantirne l'effettiva attuazione, a verificarne costantemente l'efficacia e a promuoverne il continuo miglioramento in relazione all'evoluzione dei rischi e delle condizioni di lavoro.</w:t>
      </w:r>
    </w:p>
    <w:p w14:paraId="6333B612" w14:textId="77777777" w:rsidR="00B94996" w:rsidRPr="00B94996" w:rsidRDefault="00B94996" w:rsidP="00B94996">
      <w:pPr>
        <w:jc w:val="both"/>
        <w:rPr>
          <w:highlight w:val="green"/>
        </w:rPr>
      </w:pPr>
      <w:r w:rsidRPr="00B94996">
        <w:rPr>
          <w:highlight w:val="green"/>
        </w:rPr>
        <w:t xml:space="preserve">La norma delinea una concezione moderna della sicurezza sul lavoro, intesa non come un insieme di adempimenti burocratici o di obblighi formali da assolvere periodicamente, bensì come un processo gestionale permanente che deve essere integrato in ogni livello dell'organizzazione aziendale. La prevenzione diventa così un elemento strutturale della gestione dell'impresa, da </w:t>
      </w:r>
      <w:r w:rsidRPr="00B94996">
        <w:rPr>
          <w:highlight w:val="green"/>
        </w:rPr>
        <w:lastRenderedPageBreak/>
        <w:t>perseguire attraverso attività di pianificazione, valutazione dei rischi, formazione, vigilanza, controllo e aggiornamento continuo delle misure adottate.</w:t>
      </w:r>
    </w:p>
    <w:p w14:paraId="51DCAE33" w14:textId="77777777" w:rsidR="00B94996" w:rsidRPr="00B94996" w:rsidRDefault="00B94996" w:rsidP="00B94996">
      <w:pPr>
        <w:jc w:val="both"/>
        <w:rPr>
          <w:highlight w:val="green"/>
        </w:rPr>
      </w:pPr>
      <w:r w:rsidRPr="00B94996">
        <w:rPr>
          <w:highlight w:val="green"/>
        </w:rPr>
        <w:t>In questa prospettiva, la sicurezza non rappresenta un obiettivo occasionale o separato rispetto alle altre funzioni aziendali, ma un valore organizzativo che deve orientare le decisioni strategiche e operative dell'impresa. L'efficacia del sistema prevenzionistico dipende infatti dalla capacità del datore di lavoro e dei dirigenti di promuovere una cultura della sicurezza diffusa e condivisa, nella quale ogni soggetto, in relazione alle proprie competenze e responsabilità, contribuisce alla realizzazione di condizioni di lavoro sicure.</w:t>
      </w:r>
    </w:p>
    <w:p w14:paraId="2FFBC550" w14:textId="77777777" w:rsidR="00B94996" w:rsidRDefault="00B94996">
      <w:pPr>
        <w:pStyle w:val="Titolo2"/>
      </w:pPr>
    </w:p>
    <w:p w14:paraId="7B789B2D" w14:textId="2FE7A0A6" w:rsidR="00D22FCB" w:rsidRDefault="00000000">
      <w:pPr>
        <w:pStyle w:val="Titolo2"/>
      </w:pPr>
      <w:r>
        <w:t xml:space="preserve">2.4 — Art. 30 </w:t>
      </w:r>
      <w:proofErr w:type="spellStart"/>
      <w:r>
        <w:t>D.Lgs.</w:t>
      </w:r>
      <w:proofErr w:type="spellEnd"/>
      <w:r>
        <w:t xml:space="preserve"> 81/08: Modello di Organizzazione e Gestione (MOG / </w:t>
      </w:r>
      <w:proofErr w:type="spellStart"/>
      <w:r>
        <w:t>D.Lgs.</w:t>
      </w:r>
      <w:proofErr w:type="spellEnd"/>
      <w:r>
        <w:t xml:space="preserve"> 231/2001)</w:t>
      </w:r>
    </w:p>
    <w:p w14:paraId="5CE5F8F1"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060589A7"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7D8C2F75" w14:textId="77777777" w:rsidR="00D22FCB" w:rsidRDefault="00000000">
            <w:r>
              <w:rPr>
                <w:b/>
                <w:bCs/>
                <w:color w:val="FFFFFF"/>
              </w:rPr>
              <w:t>Art. 30 — Modelli di organizzazione e di gestione (testo integrale)</w:t>
            </w:r>
          </w:p>
        </w:tc>
      </w:tr>
      <w:tr w:rsidR="00D22FCB" w14:paraId="780DA6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D7E7FBF" w14:textId="77777777" w:rsidR="00D22FCB" w:rsidRDefault="00000000">
            <w:r>
              <w:rPr>
                <w:sz w:val="20"/>
                <w:szCs w:val="20"/>
              </w:rPr>
              <w:t xml:space="preserve">1. Il modello di organizzazione e di gestione idoneo ad avere efficacia esimente della responsabilità amministrativa delle persone giuridiche, delle società e delle associazioni anche prive di personalità giuridica di cui al </w:t>
            </w:r>
            <w:proofErr w:type="spellStart"/>
            <w:r>
              <w:rPr>
                <w:sz w:val="20"/>
                <w:szCs w:val="20"/>
              </w:rPr>
              <w:t>D.Lgs.</w:t>
            </w:r>
            <w:proofErr w:type="spellEnd"/>
            <w:r>
              <w:rPr>
                <w:sz w:val="20"/>
                <w:szCs w:val="20"/>
              </w:rPr>
              <w:t xml:space="preserve"> 8 giugno 2001, n. 231, deve essere adottato ed efficacemente attuato, assicurando un sistema aziendale per l'adempimento di tutti gli obblighi giuridici relativi:</w:t>
            </w:r>
          </w:p>
          <w:p w14:paraId="18F77F15" w14:textId="77777777" w:rsidR="00D22FCB" w:rsidRDefault="00000000">
            <w:r>
              <w:rPr>
                <w:sz w:val="20"/>
                <w:szCs w:val="20"/>
              </w:rPr>
              <w:t xml:space="preserve">   a) al rispetto degli standard tecnico-strutturali di legge relativi a attrezzature, impianti, luoghi di lavoro, agenti chimici, fisici e biologici;</w:t>
            </w:r>
          </w:p>
          <w:p w14:paraId="69D3010C" w14:textId="77777777" w:rsidR="00D22FCB" w:rsidRDefault="00000000">
            <w:r>
              <w:rPr>
                <w:sz w:val="20"/>
                <w:szCs w:val="20"/>
              </w:rPr>
              <w:t xml:space="preserve">   b) alle attività di valutazione dei rischi e di predisposizione delle misure di prevenzione e protezione conseguenti;</w:t>
            </w:r>
          </w:p>
          <w:p w14:paraId="5EDC20F2" w14:textId="77777777" w:rsidR="00D22FCB" w:rsidRDefault="00000000">
            <w:r>
              <w:rPr>
                <w:sz w:val="20"/>
                <w:szCs w:val="20"/>
              </w:rPr>
              <w:t xml:space="preserve">   c) alle attività di natura organizzativa (emergenze, primo soccorso, gestione degli appalti, riunioni periodiche di sicurezza, consultazioni dei RLS);</w:t>
            </w:r>
          </w:p>
          <w:p w14:paraId="3DE8B9DB" w14:textId="77777777" w:rsidR="00D22FCB" w:rsidRDefault="00000000">
            <w:r>
              <w:rPr>
                <w:sz w:val="20"/>
                <w:szCs w:val="20"/>
              </w:rPr>
              <w:t xml:space="preserve">   d) alle attività di sorveglianza sanitaria;</w:t>
            </w:r>
          </w:p>
          <w:p w14:paraId="242EED83" w14:textId="77777777" w:rsidR="00D22FCB" w:rsidRDefault="00000000">
            <w:r>
              <w:rPr>
                <w:sz w:val="20"/>
                <w:szCs w:val="20"/>
              </w:rPr>
              <w:t xml:space="preserve">   e) alle attività di informazione e formazione dei lavoratori;</w:t>
            </w:r>
          </w:p>
          <w:p w14:paraId="375A8418" w14:textId="77777777" w:rsidR="00D22FCB" w:rsidRDefault="00000000">
            <w:r>
              <w:rPr>
                <w:sz w:val="20"/>
                <w:szCs w:val="20"/>
              </w:rPr>
              <w:t xml:space="preserve">   f) alle attività di vigilanza con riferimento al rispetto delle procedure e delle istruzioni di lavoro in sicurezza da parte dei lavoratori;</w:t>
            </w:r>
          </w:p>
          <w:p w14:paraId="268A6DD4" w14:textId="77777777" w:rsidR="00D22FCB" w:rsidRDefault="00000000">
            <w:r>
              <w:rPr>
                <w:sz w:val="20"/>
                <w:szCs w:val="20"/>
              </w:rPr>
              <w:t xml:space="preserve">   g) alla acquisizione di documentazioni e certificazioni obbligatorie di legge;</w:t>
            </w:r>
          </w:p>
          <w:p w14:paraId="27A42114" w14:textId="77777777" w:rsidR="00D22FCB" w:rsidRDefault="00000000">
            <w:r>
              <w:rPr>
                <w:sz w:val="20"/>
                <w:szCs w:val="20"/>
              </w:rPr>
              <w:t xml:space="preserve">   h) alle periodiche verifiche dell'applicazione e dell'efficacia delle procedure adottate.</w:t>
            </w:r>
          </w:p>
          <w:p w14:paraId="5E95C58B" w14:textId="77777777" w:rsidR="00D22FCB" w:rsidRDefault="00D22FCB"/>
          <w:p w14:paraId="32C85810" w14:textId="77777777" w:rsidR="00D22FCB" w:rsidRDefault="00000000">
            <w:r>
              <w:rPr>
                <w:sz w:val="20"/>
                <w:szCs w:val="20"/>
              </w:rPr>
              <w:t>2. Il modello deve prevedere idonei sistemi di registrazione dell'avvenuta effettuazione delle attività di cui al comma 1.</w:t>
            </w:r>
          </w:p>
          <w:p w14:paraId="4AE72D3C" w14:textId="77777777" w:rsidR="00D22FCB" w:rsidRDefault="00D22FCB"/>
          <w:p w14:paraId="21BF4551" w14:textId="77777777" w:rsidR="00D22FCB" w:rsidRDefault="00000000">
            <w:r>
              <w:rPr>
                <w:sz w:val="20"/>
                <w:szCs w:val="20"/>
              </w:rPr>
              <w:t>3. Il modello deve prevedere un'articolazione di funzioni che assicuri competenze tecniche e poteri per la verifica, valutazione, gestione e controllo del rischio, nonché un sistema disciplinare idoneo a sanzionare il mancato rispetto delle misure.</w:t>
            </w:r>
          </w:p>
          <w:p w14:paraId="41D30B31" w14:textId="77777777" w:rsidR="00D22FCB" w:rsidRDefault="00D22FCB"/>
          <w:p w14:paraId="58613DAD" w14:textId="77777777" w:rsidR="00D22FCB" w:rsidRDefault="00000000">
            <w:r>
              <w:rPr>
                <w:sz w:val="20"/>
                <w:szCs w:val="20"/>
              </w:rPr>
              <w:t>4. Il modello deve prevedere un idoneo sistema di controllo sull'attuazione del modello e sul mantenimento delle condizioni di idoneità. Il riesame è obbligatorio in caso di violazioni significative o mutamenti organizzativi rilevanti.</w:t>
            </w:r>
          </w:p>
          <w:p w14:paraId="2587FEC0" w14:textId="77777777" w:rsidR="00D22FCB" w:rsidRDefault="00D22FCB"/>
          <w:p w14:paraId="6D44CA9D" w14:textId="77777777" w:rsidR="00D22FCB" w:rsidRDefault="00000000">
            <w:r>
              <w:rPr>
                <w:sz w:val="20"/>
                <w:szCs w:val="20"/>
              </w:rPr>
              <w:t>5. In sede di prima applicazione, i modelli conformi alle Linee guida UNI-INAIL (2001) o alla norma UNI EN ISO 45001:2023+A1:2024 si presumono conformi ai requisiti del presente articolo.</w:t>
            </w:r>
          </w:p>
          <w:p w14:paraId="031DD217" w14:textId="77777777" w:rsidR="00D22FCB" w:rsidRDefault="00D22FCB"/>
          <w:p w14:paraId="2A1162F2" w14:textId="77777777" w:rsidR="00D22FCB" w:rsidRDefault="00000000">
            <w:r>
              <w:rPr>
                <w:sz w:val="20"/>
                <w:szCs w:val="20"/>
              </w:rPr>
              <w:t>Nota: Il riferimento a BS OHSAS 18001:2007 è stato sostituito da UNI EN ISO 45001:2023+A1:2024 dal D.L. 31 ottobre 2025 n. 159, convertito con L. 29 dicembre 2025 n. 198.</w:t>
            </w:r>
          </w:p>
        </w:tc>
      </w:tr>
    </w:tbl>
    <w:p w14:paraId="3EB18DEC" w14:textId="77777777" w:rsidR="00D22FCB" w:rsidRDefault="00D22FCB"/>
    <w:p w14:paraId="3C9E682F" w14:textId="77777777" w:rsidR="00D22FCB" w:rsidRDefault="00000000">
      <w:r>
        <w:rPr>
          <w:i/>
          <w:iCs/>
          <w:color w:val="7F7F7F"/>
          <w:sz w:val="20"/>
          <w:szCs w:val="20"/>
        </w:rPr>
        <w:t xml:space="preserve">⚑ Nota d'uso: Fonte: tussl.it. Per i </w:t>
      </w:r>
      <w:proofErr w:type="spellStart"/>
      <w:r>
        <w:rPr>
          <w:i/>
          <w:iCs/>
          <w:color w:val="7F7F7F"/>
          <w:sz w:val="20"/>
          <w:szCs w:val="20"/>
        </w:rPr>
        <w:t>D.Lgs.</w:t>
      </w:r>
      <w:proofErr w:type="spellEnd"/>
      <w:r>
        <w:rPr>
          <w:i/>
          <w:iCs/>
          <w:color w:val="7F7F7F"/>
          <w:sz w:val="20"/>
          <w:szCs w:val="20"/>
        </w:rPr>
        <w:t xml:space="preserve"> 231/2001 artt. 6-7: consultare normattiva.it. Linee guida pratiche: Linee guida Confindustria 231 (PDF gratuito su confindustria.it).</w:t>
      </w:r>
    </w:p>
    <w:p w14:paraId="240F9790" w14:textId="77777777" w:rsidR="00D22FCB" w:rsidRDefault="00D22FCB"/>
    <w:p w14:paraId="71BE3CB0" w14:textId="77777777" w:rsidR="00E97C89" w:rsidRPr="00ED6A67" w:rsidRDefault="0063274E" w:rsidP="0063274E">
      <w:pPr>
        <w:jc w:val="both"/>
        <w:rPr>
          <w:highlight w:val="green"/>
        </w:rPr>
      </w:pPr>
      <w:r w:rsidRPr="00ED6A67">
        <w:rPr>
          <w:highlight w:val="green"/>
        </w:rPr>
        <w:t xml:space="preserve">L'importanza attribuita dal legislatore alla gestione sistematica della salute e della sicurezza sul lavoro trova ulteriore conferma nell'articolo 30 del D.lgs. 81/2008, dedicato ai modelli di organizzazione e di gestione della sicurezza. </w:t>
      </w:r>
    </w:p>
    <w:p w14:paraId="59BEE7A3" w14:textId="6500FB86" w:rsidR="0063274E" w:rsidRPr="00ED6A67" w:rsidRDefault="0063274E" w:rsidP="0063274E">
      <w:pPr>
        <w:jc w:val="both"/>
        <w:rPr>
          <w:highlight w:val="green"/>
        </w:rPr>
      </w:pPr>
      <w:r w:rsidRPr="00ED6A67">
        <w:rPr>
          <w:highlight w:val="green"/>
        </w:rPr>
        <w:lastRenderedPageBreak/>
        <w:t>Tale disposizione introduce un approccio particolarmente innovativo, collegando la prevenzione dei rischi lavorativi alla disciplina della responsabilità amministrativa degli enti prevista dal D.lgs. 8 giugno 2001, n. 231.</w:t>
      </w:r>
    </w:p>
    <w:p w14:paraId="029ACB4B" w14:textId="785403FE" w:rsidR="00E97C89" w:rsidRPr="00ED6A67" w:rsidRDefault="0063274E" w:rsidP="0063274E">
      <w:pPr>
        <w:jc w:val="both"/>
        <w:rPr>
          <w:highlight w:val="green"/>
        </w:rPr>
      </w:pPr>
      <w:r w:rsidRPr="00ED6A67">
        <w:rPr>
          <w:highlight w:val="green"/>
        </w:rPr>
        <w:t>La norma stabilisce che l'adozione e l'efficace attuazione di un modello di organizzazione e gestione idoneo</w:t>
      </w:r>
      <w:r w:rsidR="00E97C89" w:rsidRPr="00ED6A67">
        <w:rPr>
          <w:highlight w:val="green"/>
        </w:rPr>
        <w:t>,</w:t>
      </w:r>
      <w:r w:rsidRPr="00ED6A67">
        <w:rPr>
          <w:highlight w:val="green"/>
        </w:rPr>
        <w:t xml:space="preserve"> possono assumere efficacia esimente della responsabilità amministrativa dell'ente nei casi previsti dalla legislazione vigente</w:t>
      </w:r>
      <w:r w:rsidR="00E97C89" w:rsidRPr="00ED6A67">
        <w:rPr>
          <w:highlight w:val="green"/>
        </w:rPr>
        <w:t>,</w:t>
      </w:r>
      <w:r w:rsidRPr="00ED6A67">
        <w:rPr>
          <w:highlight w:val="green"/>
        </w:rPr>
        <w:t xml:space="preserve"> </w:t>
      </w:r>
      <w:r w:rsidR="00E97C89" w:rsidRPr="00ED6A67">
        <w:rPr>
          <w:highlight w:val="green"/>
        </w:rPr>
        <w:t>ossia può consentire all'ente di dimostrare di aver predisposto tutte le misure organizzative necessarie per prevenire il verificarsi dei reati. In questo caso, pur restando eventualmente accertata la responsabilità penale della persona fisica che ha commesso la violazione, la società può essere esonerata dalla responsabilità amministrativa prevista dal D.lgs. 231/2001.</w:t>
      </w:r>
    </w:p>
    <w:p w14:paraId="0BC93FEB" w14:textId="518BFDF7" w:rsidR="0063274E" w:rsidRPr="00ED6A67" w:rsidRDefault="0063274E" w:rsidP="0063274E">
      <w:pPr>
        <w:jc w:val="both"/>
        <w:rPr>
          <w:highlight w:val="green"/>
        </w:rPr>
      </w:pPr>
      <w:r w:rsidRPr="00ED6A67">
        <w:rPr>
          <w:highlight w:val="green"/>
        </w:rPr>
        <w:t>Per raggiungere tale finalità, il modello deve essere concretamente integrato nell'organizzazione aziendale e garantire il rispetto di tutti gli obblighi giuridici in materia di salute e sicurezza sul lavoro.</w:t>
      </w:r>
    </w:p>
    <w:p w14:paraId="42A5DCD5" w14:textId="77777777" w:rsidR="0063274E" w:rsidRPr="00ED6A67" w:rsidRDefault="0063274E" w:rsidP="0063274E">
      <w:pPr>
        <w:jc w:val="both"/>
        <w:rPr>
          <w:highlight w:val="green"/>
        </w:rPr>
      </w:pPr>
      <w:r w:rsidRPr="00ED6A67">
        <w:rPr>
          <w:highlight w:val="green"/>
        </w:rPr>
        <w:t>In particolare, il sistema organizzativo deve assicurare il controllo del rispetto degli standard tecnico-strutturali relativi a impianti, attrezzature, luoghi di lavoro e agenti di rischio, nonché la corretta effettuazione della valutazione dei rischi e l'adozione delle conseguenti misure di prevenzione e protezione. Devono inoltre essere disciplinate tutte le attività organizzative rilevanti per la sicurezza, comprese la gestione delle emergenze, il primo soccorso, gli appalti, le riunioni periodiche di sicurezza e la consultazione dei rappresentanti dei lavoratori per la sicurezza.</w:t>
      </w:r>
    </w:p>
    <w:p w14:paraId="6B865CDF" w14:textId="77777777" w:rsidR="00ED6A67" w:rsidRPr="00ED6A67" w:rsidRDefault="0063274E" w:rsidP="0063274E">
      <w:pPr>
        <w:jc w:val="both"/>
        <w:rPr>
          <w:highlight w:val="green"/>
        </w:rPr>
      </w:pPr>
      <w:r w:rsidRPr="00ED6A67">
        <w:rPr>
          <w:highlight w:val="green"/>
        </w:rPr>
        <w:t xml:space="preserve">Particolare attenzione è riservata anche alla sorveglianza sanitaria, alla formazione e informazione dei lavoratori, alla vigilanza sul rispetto delle procedure di sicurezza e alla gestione della documentazione obbligatoria prevista dalla normativa. </w:t>
      </w:r>
    </w:p>
    <w:p w14:paraId="7015B5A3" w14:textId="35ED4BEC" w:rsidR="0063274E" w:rsidRPr="00ED6A67" w:rsidRDefault="0063274E" w:rsidP="0063274E">
      <w:pPr>
        <w:jc w:val="both"/>
        <w:rPr>
          <w:highlight w:val="green"/>
        </w:rPr>
      </w:pPr>
      <w:r w:rsidRPr="00ED6A67">
        <w:rPr>
          <w:highlight w:val="green"/>
        </w:rPr>
        <w:t>Il modello deve inoltre prevedere verifiche periodiche finalizzate a controllare l'effettiva applicazione e l'efficacia delle procedure adottate, in un'ottica di continuo miglioramento del sistema prevenzionistico.</w:t>
      </w:r>
    </w:p>
    <w:p w14:paraId="1E474CDF" w14:textId="77777777" w:rsidR="00ED6A67" w:rsidRPr="00ED6A67" w:rsidRDefault="0063274E" w:rsidP="0063274E">
      <w:pPr>
        <w:jc w:val="both"/>
        <w:rPr>
          <w:highlight w:val="green"/>
        </w:rPr>
      </w:pPr>
      <w:r w:rsidRPr="00ED6A67">
        <w:rPr>
          <w:highlight w:val="green"/>
        </w:rPr>
        <w:t xml:space="preserve">Per garantire l'effettività del modello organizzativo, il legislatore richiede la predisposizione di adeguati sistemi di registrazione delle attività svolte, in modo da assicurare la tracciabilità degli adempimenti e la possibilità di dimostrare il corretto assolvimento degli obblighi di legge. </w:t>
      </w:r>
    </w:p>
    <w:p w14:paraId="0BE61B64" w14:textId="73761C08" w:rsidR="0063274E" w:rsidRPr="00ED6A67" w:rsidRDefault="0063274E" w:rsidP="0063274E">
      <w:pPr>
        <w:jc w:val="both"/>
        <w:rPr>
          <w:highlight w:val="green"/>
        </w:rPr>
      </w:pPr>
      <w:r w:rsidRPr="00ED6A67">
        <w:rPr>
          <w:highlight w:val="green"/>
        </w:rPr>
        <w:t>È inoltre necessario che l'organizzazione aziendale individui ruoli, responsabilità e poteri adeguati per</w:t>
      </w:r>
      <w:r w:rsidR="00ED6A67" w:rsidRPr="00ED6A67">
        <w:rPr>
          <w:highlight w:val="green"/>
        </w:rPr>
        <w:t xml:space="preserve"> </w:t>
      </w:r>
      <w:r w:rsidRPr="00ED6A67">
        <w:rPr>
          <w:highlight w:val="green"/>
        </w:rPr>
        <w:t>la gestione della sicurezza, attribuendo specifiche competenze ai soggetti incaricati della verifica, della valutazione e del controllo dei rischi.</w:t>
      </w:r>
    </w:p>
    <w:p w14:paraId="487E6EFE" w14:textId="77777777" w:rsidR="00ED6A67" w:rsidRPr="00ED6A67" w:rsidRDefault="0063274E" w:rsidP="0063274E">
      <w:pPr>
        <w:jc w:val="both"/>
        <w:rPr>
          <w:highlight w:val="green"/>
        </w:rPr>
      </w:pPr>
      <w:r w:rsidRPr="00ED6A67">
        <w:rPr>
          <w:highlight w:val="green"/>
        </w:rPr>
        <w:t xml:space="preserve">Elemento essenziale del modello è anche la previsione di un sistema disciplinare idoneo a sanzionare il mancato rispetto delle procedure e delle misure di sicurezza, nonché di un efficace sistema di controllo interno volto a monitorarne la corretta attuazione. </w:t>
      </w:r>
    </w:p>
    <w:p w14:paraId="15B57178" w14:textId="151E5A64" w:rsidR="0063274E" w:rsidRPr="00ED6A67" w:rsidRDefault="0063274E" w:rsidP="0063274E">
      <w:pPr>
        <w:jc w:val="both"/>
        <w:rPr>
          <w:highlight w:val="green"/>
        </w:rPr>
      </w:pPr>
      <w:r w:rsidRPr="00ED6A67">
        <w:rPr>
          <w:highlight w:val="green"/>
        </w:rPr>
        <w:t>Il modello deve infatti essere costantemente aggiornato e sottoposto a riesame ogniqualvolta emergano violazioni significative delle prescrizioni prevenzionistiche, si verifichino eventi infortunistici rilevanti oppure intervengano modifiche nell'organizzazione aziendale, nei processi produttivi o nelle tecnologie utilizzate.</w:t>
      </w:r>
    </w:p>
    <w:p w14:paraId="6CCECD86" w14:textId="77777777" w:rsidR="0063274E" w:rsidRPr="0063274E" w:rsidRDefault="0063274E" w:rsidP="0063274E">
      <w:pPr>
        <w:jc w:val="both"/>
      </w:pPr>
      <w:r w:rsidRPr="00ED6A67">
        <w:rPr>
          <w:highlight w:val="green"/>
        </w:rPr>
        <w:t>L'articolo 30 esprime dunque una concezione avanzata della sicurezza sul lavoro, intesa non come semplice rispetto di obblighi normativi isolati, ma come componente integrante della governance aziendale. La prevenzione viene così inserita all'interno di un sistema organizzato di gestione, fondato sulla pianificazione, sul controllo, sulla responsabilizzazione dei soggetti coinvolti e sul miglioramento continuo delle prestazioni in materia di salute e sicurezza. In tale prospettiva, assumono particolare rilevanza i sistemi di gestione conformi agli standard riconosciuti a livello nazionale e internazionale, come quelli basati sulle Linee guida UNI-INAIL e sulla norma UNI EN ISO 45001, che costituiscono modelli di riferimento per la realizzazione di un'efficace organizzazione della prevenzione aziendale.</w:t>
      </w:r>
    </w:p>
    <w:p w14:paraId="0536238B" w14:textId="77777777" w:rsidR="00D22FCB" w:rsidRDefault="00000000">
      <w:r>
        <w:br w:type="page"/>
      </w:r>
    </w:p>
    <w:p w14:paraId="08FE2FC4" w14:textId="77777777" w:rsidR="00D22FCB" w:rsidRDefault="00000000">
      <w:pPr>
        <w:pStyle w:val="Titolo1"/>
      </w:pPr>
      <w:r>
        <w:lastRenderedPageBreak/>
        <w:t>3. Modulo Organizzazione e Gestione della SSL</w:t>
      </w:r>
    </w:p>
    <w:p w14:paraId="1A7B2262" w14:textId="77777777" w:rsidR="00D22FCB" w:rsidRDefault="00000000">
      <w:pPr>
        <w:pStyle w:val="Titolo2"/>
      </w:pPr>
      <w:r>
        <w:t xml:space="preserve">3.1 — Art. 26 </w:t>
      </w:r>
      <w:proofErr w:type="spellStart"/>
      <w:r>
        <w:t>D.Lgs.</w:t>
      </w:r>
      <w:proofErr w:type="spellEnd"/>
      <w:r>
        <w:t xml:space="preserve"> 81/08: Appalti e DUVRI</w:t>
      </w:r>
    </w:p>
    <w:p w14:paraId="00E2DB94"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35511F14"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1A0E654E" w14:textId="77777777" w:rsidR="00D22FCB" w:rsidRDefault="00000000">
            <w:r>
              <w:rPr>
                <w:b/>
                <w:bCs/>
                <w:color w:val="FFFFFF"/>
              </w:rPr>
              <w:t>Art. 26 — Obblighi connessi ai contratti d'appalto o d'opera o di somministrazione (sintesi strutturata)</w:t>
            </w:r>
          </w:p>
        </w:tc>
      </w:tr>
      <w:tr w:rsidR="00D22FCB" w14:paraId="6B96AF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4221B06" w14:textId="77777777" w:rsidR="00D22FCB" w:rsidRDefault="00000000">
            <w:r>
              <w:rPr>
                <w:sz w:val="20"/>
                <w:szCs w:val="20"/>
              </w:rPr>
              <w:t>COMMA 1 — OBBLIGHI DEL COMMITTENTE (affidamento di lavori a imprese appaltatrici o lavoratori autonomi all'interno della propria azienda):</w:t>
            </w:r>
          </w:p>
          <w:p w14:paraId="2B735B5B" w14:textId="77777777" w:rsidR="00D22FCB" w:rsidRDefault="00000000">
            <w:r>
              <w:rPr>
                <w:sz w:val="20"/>
                <w:szCs w:val="20"/>
              </w:rPr>
              <w:t xml:space="preserve">   a) Verifica dell'idoneità tecnico-professionale dell'impresa appaltatrice (iscrizione CCIAA + autocertificazione fino all'emanazione del decreto attuativo);</w:t>
            </w:r>
          </w:p>
          <w:p w14:paraId="03848DAA" w14:textId="77777777" w:rsidR="00D22FCB" w:rsidRDefault="00000000">
            <w:r>
              <w:rPr>
                <w:sz w:val="20"/>
                <w:szCs w:val="20"/>
              </w:rPr>
              <w:t xml:space="preserve">   b) Fornitura di informazioni dettagliate sui rischi specifici dell'ambiente e sulle misure di prevenzione e emergenza adottate.</w:t>
            </w:r>
          </w:p>
          <w:p w14:paraId="0F3B5531" w14:textId="77777777" w:rsidR="00D22FCB" w:rsidRDefault="00D22FCB"/>
          <w:p w14:paraId="723FEAE3" w14:textId="77777777" w:rsidR="00D22FCB" w:rsidRDefault="00000000">
            <w:r>
              <w:rPr>
                <w:sz w:val="20"/>
                <w:szCs w:val="20"/>
              </w:rPr>
              <w:t>COMMA 2 — COOPERAZIONE E COORDINAMENTO (obblighi reciproci di tutti i datori di lavoro, inclusi subappaltatori):</w:t>
            </w:r>
          </w:p>
          <w:p w14:paraId="192303DC" w14:textId="77777777" w:rsidR="00D22FCB" w:rsidRDefault="00000000">
            <w:r>
              <w:rPr>
                <w:sz w:val="20"/>
                <w:szCs w:val="20"/>
              </w:rPr>
              <w:t xml:space="preserve">   a) Cooperare all'attuazione delle misure di prevenzione e protezione;</w:t>
            </w:r>
          </w:p>
          <w:p w14:paraId="6F57D4AD" w14:textId="77777777" w:rsidR="00D22FCB" w:rsidRDefault="00000000">
            <w:r>
              <w:rPr>
                <w:sz w:val="20"/>
                <w:szCs w:val="20"/>
              </w:rPr>
              <w:t xml:space="preserve">   b) Coordinare gli interventi informandosi reciprocamente per eliminare i rischi da interferenze.</w:t>
            </w:r>
          </w:p>
          <w:p w14:paraId="1786F52C" w14:textId="77777777" w:rsidR="00D22FCB" w:rsidRDefault="00D22FCB"/>
          <w:p w14:paraId="2F786A6F" w14:textId="77777777" w:rsidR="00D22FCB" w:rsidRDefault="00000000">
            <w:r>
              <w:rPr>
                <w:sz w:val="20"/>
                <w:szCs w:val="20"/>
              </w:rPr>
              <w:t>COMMA 3 — DUVRI (Documento Unico di Valutazione dei Rischi da Interferenza):</w:t>
            </w:r>
          </w:p>
          <w:p w14:paraId="3997E8CF" w14:textId="77777777" w:rsidR="00D22FCB" w:rsidRDefault="00000000">
            <w:r>
              <w:rPr>
                <w:sz w:val="20"/>
                <w:szCs w:val="20"/>
              </w:rPr>
              <w:t xml:space="preserve">   - Il datore di lavoro committente elabora il DUVRI, che indica le misure adottate per eliminare o ridurre i rischi da interferenze;</w:t>
            </w:r>
          </w:p>
          <w:p w14:paraId="13CB27CA" w14:textId="77777777" w:rsidR="00D22FCB" w:rsidRDefault="00000000">
            <w:r>
              <w:rPr>
                <w:sz w:val="20"/>
                <w:szCs w:val="20"/>
              </w:rPr>
              <w:t xml:space="preserve">   - Il DUVRI è allegato al contratto d'appalto e deve essere aggiornato in funzione dell'evoluzione dei lavori;</w:t>
            </w:r>
          </w:p>
          <w:p w14:paraId="73C23B02" w14:textId="77777777" w:rsidR="00D22FCB" w:rsidRDefault="00000000">
            <w:r>
              <w:rPr>
                <w:sz w:val="20"/>
                <w:szCs w:val="20"/>
              </w:rPr>
              <w:t xml:space="preserve">   - In alternativa, per settori a basso rischio, può essere nominato un incaricato per sovrintendere alla cooperazione e al coordinamento.</w:t>
            </w:r>
          </w:p>
          <w:p w14:paraId="7D5EB8A1" w14:textId="77777777" w:rsidR="00D22FCB" w:rsidRDefault="00D22FCB"/>
          <w:p w14:paraId="35DDF0E6" w14:textId="77777777" w:rsidR="00D22FCB" w:rsidRDefault="00000000">
            <w:r>
              <w:rPr>
                <w:sz w:val="20"/>
                <w:szCs w:val="20"/>
              </w:rPr>
              <w:t>COMMA 3-BIS — ESONERO DAL DUVRI per:</w:t>
            </w:r>
          </w:p>
          <w:p w14:paraId="1E6F7D80" w14:textId="77777777" w:rsidR="00D22FCB" w:rsidRDefault="00000000">
            <w:r>
              <w:rPr>
                <w:sz w:val="20"/>
                <w:szCs w:val="20"/>
              </w:rPr>
              <w:t xml:space="preserve">   - Servizi di natura intellettuale;</w:t>
            </w:r>
          </w:p>
          <w:p w14:paraId="362E5817" w14:textId="77777777" w:rsidR="00D22FCB" w:rsidRDefault="00000000">
            <w:r>
              <w:rPr>
                <w:sz w:val="20"/>
                <w:szCs w:val="20"/>
              </w:rPr>
              <w:t xml:space="preserve">   - Mere forniture di materiali o attrezzature;</w:t>
            </w:r>
          </w:p>
          <w:p w14:paraId="2AF633DD" w14:textId="77777777" w:rsidR="00D22FCB" w:rsidRDefault="00000000">
            <w:r>
              <w:rPr>
                <w:sz w:val="20"/>
                <w:szCs w:val="20"/>
              </w:rPr>
              <w:t xml:space="preserve">   - Lavori/servizi di durata ≤5 uomini-giorno (SE non comportano rischi da incendio elevato, ambienti confinati, cancerogeni/mutageni/tossici, amianto, atmosfere esplosive o rischi Allegato XI).</w:t>
            </w:r>
          </w:p>
          <w:p w14:paraId="42306007" w14:textId="77777777" w:rsidR="00D22FCB" w:rsidRDefault="00D22FCB"/>
          <w:p w14:paraId="54E0D5F7" w14:textId="77777777" w:rsidR="00D22FCB" w:rsidRDefault="00000000">
            <w:r>
              <w:rPr>
                <w:sz w:val="20"/>
                <w:szCs w:val="20"/>
              </w:rPr>
              <w:t>COMMA 4 — RESPONSABILITÀ SOLIDALE:</w:t>
            </w:r>
          </w:p>
          <w:p w14:paraId="507D545F" w14:textId="77777777" w:rsidR="00D22FCB" w:rsidRDefault="00000000">
            <w:r>
              <w:rPr>
                <w:sz w:val="20"/>
                <w:szCs w:val="20"/>
              </w:rPr>
              <w:t xml:space="preserve">   L'imprenditore committente risponde in solido con l'appaltatore e i subappaltatori per tutti i danni non indennizzati dall'INAIL.</w:t>
            </w:r>
          </w:p>
          <w:p w14:paraId="731AB313" w14:textId="77777777" w:rsidR="00D22FCB" w:rsidRDefault="00D22FCB"/>
          <w:p w14:paraId="6254D5B0" w14:textId="77777777" w:rsidR="00D22FCB" w:rsidRDefault="00000000">
            <w:r>
              <w:rPr>
                <w:sz w:val="20"/>
                <w:szCs w:val="20"/>
              </w:rPr>
              <w:t>COMMA 5 — Nei contratti di subappalto, appalto e somministrazione i costi della sicurezza devono essere specificamente indicati e non sono soggetti a ribasso.</w:t>
            </w:r>
          </w:p>
        </w:tc>
      </w:tr>
    </w:tbl>
    <w:p w14:paraId="0ED5F246" w14:textId="77777777" w:rsidR="00D22FCB" w:rsidRDefault="00D22FCB"/>
    <w:p w14:paraId="40BC2818" w14:textId="77777777" w:rsidR="00D22FCB" w:rsidRDefault="00000000">
      <w:pPr>
        <w:rPr>
          <w:i/>
          <w:iCs/>
          <w:color w:val="7F7F7F"/>
          <w:sz w:val="20"/>
          <w:szCs w:val="20"/>
        </w:rPr>
      </w:pPr>
      <w:r>
        <w:rPr>
          <w:i/>
          <w:iCs/>
          <w:color w:val="7F7F7F"/>
          <w:sz w:val="20"/>
          <w:szCs w:val="20"/>
        </w:rPr>
        <w:t xml:space="preserve">⚑ Nota d'uso: Fonte: tussl.it. Per il Titolo IV (cantieri): consultare artt. 88-160 </w:t>
      </w:r>
      <w:proofErr w:type="spellStart"/>
      <w:r>
        <w:rPr>
          <w:i/>
          <w:iCs/>
          <w:color w:val="7F7F7F"/>
          <w:sz w:val="20"/>
          <w:szCs w:val="20"/>
        </w:rPr>
        <w:t>D.Lgs.</w:t>
      </w:r>
      <w:proofErr w:type="spellEnd"/>
      <w:r>
        <w:rPr>
          <w:i/>
          <w:iCs/>
          <w:color w:val="7F7F7F"/>
          <w:sz w:val="20"/>
          <w:szCs w:val="20"/>
        </w:rPr>
        <w:t xml:space="preserve"> 81/08 su normattiva.it. Quaderni INAIL cantieri: Catalogo generale INAIL.</w:t>
      </w:r>
    </w:p>
    <w:p w14:paraId="235ECAFD" w14:textId="77777777" w:rsidR="00786BE7" w:rsidRDefault="00786BE7">
      <w:pPr>
        <w:rPr>
          <w:i/>
          <w:iCs/>
          <w:color w:val="7F7F7F"/>
          <w:sz w:val="20"/>
          <w:szCs w:val="20"/>
        </w:rPr>
      </w:pPr>
    </w:p>
    <w:p w14:paraId="12013398" w14:textId="360C42CE" w:rsidR="00786BE7" w:rsidRPr="001C2072" w:rsidRDefault="00786BE7" w:rsidP="00786BE7">
      <w:pPr>
        <w:jc w:val="both"/>
        <w:rPr>
          <w:highlight w:val="green"/>
        </w:rPr>
      </w:pPr>
      <w:r w:rsidRPr="001C2072">
        <w:rPr>
          <w:highlight w:val="green"/>
        </w:rPr>
        <w:t xml:space="preserve">L'articolo 26 del </w:t>
      </w:r>
      <w:r w:rsidR="006D60D4" w:rsidRPr="001C2072">
        <w:rPr>
          <w:highlight w:val="green"/>
        </w:rPr>
        <w:t>D.lgs.</w:t>
      </w:r>
      <w:r w:rsidRPr="001C2072">
        <w:rPr>
          <w:highlight w:val="green"/>
        </w:rPr>
        <w:t xml:space="preserve"> 81/2008 nasce dall'esigenza di fronteggiare i rischi derivanti dalla compresenza di più imprese o lavoratori autonomi all'interno dello stesso ambiente di lavoro, situazione che può generare ulteriori pericoli rispetto a quelli ordinariamente presenti nelle singole attività produttive.</w:t>
      </w:r>
    </w:p>
    <w:p w14:paraId="5417DBD2" w14:textId="77777777" w:rsidR="001C2072" w:rsidRPr="003B1AF5" w:rsidRDefault="00786BE7" w:rsidP="00786BE7">
      <w:pPr>
        <w:jc w:val="both"/>
        <w:rPr>
          <w:highlight w:val="green"/>
        </w:rPr>
      </w:pPr>
      <w:r w:rsidRPr="001C2072">
        <w:rPr>
          <w:highlight w:val="green"/>
        </w:rPr>
        <w:t xml:space="preserve">Il legislatore ha infatti riconosciuto che gli infortuni più gravi si verificano spesso in contesti caratterizzati dall'interferenza tra organizzazioni diverse, nelle quali la mancanza di comunicazione, </w:t>
      </w:r>
      <w:r w:rsidRPr="003B1AF5">
        <w:rPr>
          <w:highlight w:val="green"/>
        </w:rPr>
        <w:t>coordinamento e cooperazione può determinare situazioni di rischio particolarmente elevate.</w:t>
      </w:r>
    </w:p>
    <w:p w14:paraId="53250823" w14:textId="3258D7B0" w:rsidR="00786BE7" w:rsidRPr="003B1AF5" w:rsidRDefault="00786BE7" w:rsidP="00786BE7">
      <w:pPr>
        <w:jc w:val="both"/>
        <w:rPr>
          <w:highlight w:val="green"/>
        </w:rPr>
      </w:pPr>
      <w:r w:rsidRPr="003B1AF5">
        <w:rPr>
          <w:highlight w:val="green"/>
        </w:rPr>
        <w:t>Per tale ragione, l'articolo 26 introduce una serie di obblighi specifici a carico del datore di lavoro committente e delle imprese coinvolte nell'esecuzione dell'appalto.</w:t>
      </w:r>
    </w:p>
    <w:p w14:paraId="2715DB2C" w14:textId="2CBC4698" w:rsidR="003B1AF5" w:rsidRPr="003B1AF5" w:rsidRDefault="00786BE7" w:rsidP="00786BE7">
      <w:pPr>
        <w:jc w:val="both"/>
        <w:rPr>
          <w:highlight w:val="green"/>
        </w:rPr>
      </w:pPr>
      <w:r w:rsidRPr="003B1AF5">
        <w:rPr>
          <w:highlight w:val="green"/>
        </w:rPr>
        <w:t xml:space="preserve">In primo luogo, il datore di lavoro committente è tenuto a verificare l'idoneità tecnico-professionale delle imprese appaltatrici e dei lavoratori autonomi ai quali intende affidare i lavori. </w:t>
      </w:r>
      <w:r w:rsidR="003B1AF5" w:rsidRPr="003B1AF5">
        <w:rPr>
          <w:highlight w:val="green"/>
        </w:rPr>
        <w:t xml:space="preserve">Tale obbligo consiste nell'accertare che il soggetto esterno disponga delle capacità organizzative, delle competenze professionali, delle attrezzature, dei mezzi tecnici e delle risorse necessarie per </w:t>
      </w:r>
      <w:r w:rsidR="003B1AF5" w:rsidRPr="003B1AF5">
        <w:rPr>
          <w:highlight w:val="green"/>
        </w:rPr>
        <w:lastRenderedPageBreak/>
        <w:t>svolgere l'attività affidata in condizioni di sicurezza e nel rispetto della normativa vigente in materia di tutela della salute e della sicurezza sul lavoro.</w:t>
      </w:r>
    </w:p>
    <w:p w14:paraId="4CC15B8A" w14:textId="18EDC7F4" w:rsidR="003B1AF5" w:rsidRPr="003B1AF5" w:rsidRDefault="003B1AF5" w:rsidP="00786BE7">
      <w:pPr>
        <w:jc w:val="both"/>
        <w:rPr>
          <w:highlight w:val="green"/>
        </w:rPr>
      </w:pPr>
      <w:r w:rsidRPr="003B1AF5">
        <w:rPr>
          <w:highlight w:val="green"/>
        </w:rPr>
        <w:t>Operativamente, tale accertamento si realizza attraverso l'acquisizione e l'analisi di una serie di documenti e informazioni che consentono al committente di valutare concretamente l'affidabilità e la capacità dell'impresa appaltatrice o del lavoratore autonomo di eseguire le attività commissionate in condizioni di sicurezza. Il datore di lavoro committente, infatti, deve raccogliere la documentazione attestante l'iscrizione alla Camera di Commercio, il possesso dei requisiti professionali richiesti per l'attività da svolgere, la regolarità contributiva e assicurativa, nonché eventuali certificazioni, attestati di formazione e abilitazioni del personale coinvolto nelle lavorazioni. A ciò si aggiunge la verifica della disponibilità di attrezzature, macchinari e dispositivi di protezione conformi alla normativa vigente e adeguati alle specifiche attività oggetto dell'appalto.</w:t>
      </w:r>
    </w:p>
    <w:p w14:paraId="74A70FEB" w14:textId="5D824717" w:rsidR="00B36C5B" w:rsidRPr="003B1AF5" w:rsidRDefault="003B1AF5" w:rsidP="00786BE7">
      <w:pPr>
        <w:jc w:val="both"/>
        <w:rPr>
          <w:highlight w:val="green"/>
        </w:rPr>
      </w:pPr>
      <w:r w:rsidRPr="003B1AF5">
        <w:rPr>
          <w:highlight w:val="green"/>
        </w:rPr>
        <w:t>L'accertamento può inoltre comprendere l'esame dell'organizzazione aziendale dell'appaltatore, valutando l'esistenza di figure responsabili della sicurezza, l'adozione di procedure operative e la presenza di un sistema di gestione dei rischi adeguato alla complessità delle lavorazioni da eseguire. Nei casi di attività particolarmente complesse o ad elevato rischio, il committente può richiedere ulteriore documentazione tecnica, effettuare incontri preliminari di coordinamento oppure svolgere sopralluoghi presso l'impresa appaltatrice al fine di verificare l'effettiva disponibilità dei mezzi e delle competenze dichiarate.</w:t>
      </w:r>
    </w:p>
    <w:p w14:paraId="4EB61037" w14:textId="5B26A0B9" w:rsidR="00786BE7" w:rsidRPr="00BF2D95" w:rsidRDefault="00786BE7" w:rsidP="00786BE7">
      <w:pPr>
        <w:jc w:val="both"/>
        <w:rPr>
          <w:highlight w:val="green"/>
        </w:rPr>
      </w:pPr>
      <w:r w:rsidRPr="00BF2D95">
        <w:rPr>
          <w:highlight w:val="green"/>
        </w:rPr>
        <w:t>L'obiettivo è evitare che vengano affidati lavori a soggetti privi dei requisiti necessari, con conseguente aumento del rischio di infortuni per i lavoratori coinvolti.</w:t>
      </w:r>
    </w:p>
    <w:p w14:paraId="72271ADA" w14:textId="78668385" w:rsidR="00BF2D95" w:rsidRPr="00BF2D95" w:rsidRDefault="00786BE7" w:rsidP="00786BE7">
      <w:pPr>
        <w:jc w:val="both"/>
        <w:rPr>
          <w:highlight w:val="green"/>
        </w:rPr>
      </w:pPr>
      <w:r w:rsidRPr="00BF2D95">
        <w:rPr>
          <w:highlight w:val="green"/>
        </w:rPr>
        <w:t>Contestualmente, il committente deve fornire agli appaltatori e ai lavoratori autonomi dettagliate informazioni sui rischi specifici presenti nell'ambiente di lavoro in cui saranno chiamati a operare e sulle misure di prevenzione e di emergenza adottate. Tale obbligo informativo assume particolare rilevanza poiché consente ai soggetti esterni di conoscere preventivamente le condizioni operative e di adottare le necessarie misure di tutela prima dell'inizio delle attività.</w:t>
      </w:r>
    </w:p>
    <w:p w14:paraId="38924584" w14:textId="77777777" w:rsidR="00786BE7" w:rsidRPr="00D95512" w:rsidRDefault="00786BE7" w:rsidP="00786BE7">
      <w:pPr>
        <w:jc w:val="both"/>
        <w:rPr>
          <w:highlight w:val="green"/>
        </w:rPr>
      </w:pPr>
      <w:r w:rsidRPr="00D95512">
        <w:rPr>
          <w:highlight w:val="green"/>
        </w:rPr>
        <w:t>L'articolo 26 attribuisce inoltre grande importanza ai principi di cooperazione e coordinamento tra tutti i soggetti coinvolti nell'appalto. I datori di lavoro delle imprese interessate, compresi eventuali subappaltatori, sono infatti tenuti a collaborare nell'attuazione delle misure di prevenzione e protezione e a coordinare reciprocamente le proprie attività. Ciò implica uno scambio continuo di informazioni sui rischi presenti e sulle modalità operative adottate, al fine di eliminare o ridurre al minimo i cosiddetti rischi interferenziali, ossia quei rischi che derivano dall'interazione tra lavorazioni svolte da soggetti diversi nello stesso contesto lavorativo.</w:t>
      </w:r>
    </w:p>
    <w:p w14:paraId="21D3877A" w14:textId="77777777" w:rsidR="00D95512" w:rsidRPr="00D95512" w:rsidRDefault="00D95512" w:rsidP="00D95512">
      <w:pPr>
        <w:jc w:val="both"/>
        <w:rPr>
          <w:highlight w:val="green"/>
        </w:rPr>
      </w:pPr>
      <w:r w:rsidRPr="00D95512">
        <w:rPr>
          <w:highlight w:val="green"/>
        </w:rPr>
        <w:t>Un esempio pratico di rischio interferenziale può verificarsi all'interno di uno stabilimento produttivo nel quale un'impresa esterna viene incaricata di effettuare lavori di manutenzione sugli impianti elettrici mentre, contemporaneamente, i dipendenti dell'azienda committente continuano a svolgere le ordinarie attività produttive. In una situazione di questo tipo, il rischio non deriva esclusivamente dalle operazioni di manutenzione o dalle attività produttive considerate singolarmente, ma dall'interferenza tra le due lavorazioni. Ad esempio, la presenza di cavi elettrici temporaneamente scoperti, l'utilizzo di scale e attrezzature da parte dei manutentori o la necessità di interrompere l'alimentazione di alcuni impianti potrebbero esporre i lavoratori del committente a pericoli ulteriori rispetto a quelli normalmente presenti nel luogo di lavoro.</w:t>
      </w:r>
    </w:p>
    <w:p w14:paraId="4B012824" w14:textId="77777777" w:rsidR="00D95512" w:rsidRPr="00D95512" w:rsidRDefault="00D95512" w:rsidP="00D95512">
      <w:pPr>
        <w:jc w:val="both"/>
        <w:rPr>
          <w:highlight w:val="green"/>
        </w:rPr>
      </w:pPr>
      <w:r w:rsidRPr="00D95512">
        <w:rPr>
          <w:highlight w:val="green"/>
        </w:rPr>
        <w:t>Per prevenire tali rischi, il datore di lavoro committente e l'impresa appaltatrice devono cooperare e coordinare le rispettive attività attraverso uno scambio costante di informazioni. Il committente deve informare l'impresa esterna circa i rischi specifici presenti nell'ambiente di lavoro, come la presenza di macchinari in funzione, sostanze pericolose o percorsi di emergenza, mentre l'appaltatore deve comunicare le modalità operative che intende adottare e i rischi che le proprie lavorazioni possono generare. Sulla base di tali informazioni possono essere predisposte misure organizzative idonee, quali la delimitazione dell'area di intervento, la programmazione dei lavori in orari diversi da quelli di produzione, la sospensione temporanea di determinate attività o l'adozione di specifiche procedure di sicurezza condivise.</w:t>
      </w:r>
    </w:p>
    <w:p w14:paraId="5BD79470" w14:textId="77777777" w:rsidR="00D95512" w:rsidRPr="00D95512" w:rsidRDefault="00D95512" w:rsidP="00D95512">
      <w:pPr>
        <w:jc w:val="both"/>
        <w:rPr>
          <w:highlight w:val="green"/>
        </w:rPr>
      </w:pPr>
      <w:r w:rsidRPr="00D95512">
        <w:rPr>
          <w:highlight w:val="green"/>
        </w:rPr>
        <w:t xml:space="preserve">In questo caso, il rischio interferenziale nasce proprio dalla contemporanea presenza di lavoratori appartenenti a organizzazioni diverse che operano nello stesso ambiente di lavoro. </w:t>
      </w:r>
    </w:p>
    <w:p w14:paraId="066DB83C" w14:textId="41D67872" w:rsidR="00D95512" w:rsidRPr="008C7CEE" w:rsidRDefault="00D95512" w:rsidP="00D95512">
      <w:pPr>
        <w:jc w:val="both"/>
        <w:rPr>
          <w:highlight w:val="green"/>
        </w:rPr>
      </w:pPr>
      <w:r w:rsidRPr="00D95512">
        <w:rPr>
          <w:highlight w:val="green"/>
        </w:rPr>
        <w:t xml:space="preserve">L'obbligo di cooperazione e coordinamento previsto dall'art. 26 del D.lgs. 81/2008 è finalizzato a garantire che tali interazioni siano preventivamente analizzate e gestite, evitando che l'attività di un </w:t>
      </w:r>
      <w:r w:rsidRPr="008C7CEE">
        <w:rPr>
          <w:highlight w:val="green"/>
        </w:rPr>
        <w:t>soggetto possa creare situazioni di pericolo per i lavoratori dell'altro.</w:t>
      </w:r>
    </w:p>
    <w:p w14:paraId="3203EDAF" w14:textId="77777777" w:rsidR="008C7CEE" w:rsidRDefault="00786BE7" w:rsidP="008C7CEE">
      <w:pPr>
        <w:jc w:val="both"/>
      </w:pPr>
      <w:r w:rsidRPr="008C7CEE">
        <w:rPr>
          <w:highlight w:val="green"/>
        </w:rPr>
        <w:t>Per rendere effettivo tale obbligo di coordinamento, il legislatore ha introdotto il Documento Unico di Valutazione dei Rischi da Interferenza (DUVRI).</w:t>
      </w:r>
    </w:p>
    <w:p w14:paraId="4521752F" w14:textId="76944ABB" w:rsidR="008C7CEE" w:rsidRPr="00F170D7" w:rsidRDefault="008C7CEE" w:rsidP="008C7CEE">
      <w:pPr>
        <w:jc w:val="both"/>
        <w:rPr>
          <w:highlight w:val="green"/>
        </w:rPr>
      </w:pPr>
      <w:r w:rsidRPr="00F170D7">
        <w:rPr>
          <w:highlight w:val="green"/>
        </w:rPr>
        <w:lastRenderedPageBreak/>
        <w:t>Questo documento, predisposto dal datore di lavoro committente prima dell'inizio delle attività oggetto dell'appalto, ha la funzione di individuare, valutare e gestire i rischi derivanti dalle possibili interferenze tra le lavorazioni svolte dall'impresa appaltatrice, dagli eventuali subappaltatori e dai lavoratori del committente operanti nel medesimo contesto lavorativo. Il Documento Unico di Valutazione dei Rischi da Interferenze (DUVRI) non si limita a descrivere genericamente le attività da svolgere, ma analizza concretamente le situazioni nelle quali la contemporanea presenza di più soggetti può generare ulteriori condizioni di pericolo rispetto ai rischi specifici propri delle singole lavorazioni.</w:t>
      </w:r>
    </w:p>
    <w:p w14:paraId="2F995A00" w14:textId="40E0E220" w:rsidR="008C7CEE" w:rsidRPr="00F170D7" w:rsidRDefault="008C7CEE" w:rsidP="008C7CEE">
      <w:pPr>
        <w:jc w:val="both"/>
        <w:rPr>
          <w:highlight w:val="green"/>
        </w:rPr>
      </w:pPr>
      <w:r w:rsidRPr="00F170D7">
        <w:rPr>
          <w:highlight w:val="green"/>
        </w:rPr>
        <w:t xml:space="preserve">A tal fine, il documento identifica le aree interessate dagli interventi, le fasi operative che possono sovrapporsi, i soggetti coinvolti e le possibili interazioni tra le diverse attività. Sulla base di tale analisi, </w:t>
      </w:r>
      <w:r w:rsidR="00F170D7" w:rsidRPr="00F170D7">
        <w:rPr>
          <w:highlight w:val="green"/>
        </w:rPr>
        <w:t xml:space="preserve">viene effettuata una valutazione dei rischi e </w:t>
      </w:r>
      <w:r w:rsidRPr="00F170D7">
        <w:rPr>
          <w:highlight w:val="green"/>
        </w:rPr>
        <w:t>vengono individuate le misure di prevenzione e protezione necessarie a eliminare o ridurre i rischi interferenziali, quali la separazione fisica delle aree di lavoro, la programmazione temporale delle attività in momenti differenti, la regolamentazione degli accessi, la definizione di procedure condivise di emergenza, l'utilizzo di specifici dispositivi di protezione e l'attribuzione di compiti e responsabilità ai soggetti coinvolti nel coordinamento delle attività.</w:t>
      </w:r>
    </w:p>
    <w:p w14:paraId="7CCAAFE0" w14:textId="7533FCEB" w:rsidR="008C7CEE" w:rsidRPr="00076CA6" w:rsidRDefault="008C7CEE" w:rsidP="00786BE7">
      <w:pPr>
        <w:jc w:val="both"/>
        <w:rPr>
          <w:highlight w:val="green"/>
        </w:rPr>
      </w:pPr>
      <w:r w:rsidRPr="00F170D7">
        <w:rPr>
          <w:highlight w:val="green"/>
        </w:rPr>
        <w:t xml:space="preserve">Il DUVRI rappresenta pertanto uno strumento operativo di pianificazione e coordinamento della sicurezza, volto a garantire che tutte le imprese e i lavoratori presenti nello stesso ambiente di lavoro siano informati dei rischi derivanti dalle reciproche attività e delle misure adottate per prevenirli. Proprio per tale ragione, il documento deve essere aggiornato ogniqualvolta intervengano modifiche nell'organizzazione dei lavori, nelle modalità esecutive o nelle condizioni </w:t>
      </w:r>
      <w:r w:rsidRPr="00076CA6">
        <w:rPr>
          <w:highlight w:val="green"/>
        </w:rPr>
        <w:t>operative che possano incidere sui rischi da interferenza precedentemente individuati.</w:t>
      </w:r>
    </w:p>
    <w:p w14:paraId="0CF5E404" w14:textId="77777777" w:rsidR="00076CA6" w:rsidRPr="00076CA6" w:rsidRDefault="00786BE7" w:rsidP="00786BE7">
      <w:pPr>
        <w:jc w:val="both"/>
        <w:rPr>
          <w:highlight w:val="green"/>
        </w:rPr>
      </w:pPr>
      <w:r w:rsidRPr="00076CA6">
        <w:rPr>
          <w:highlight w:val="green"/>
        </w:rPr>
        <w:t xml:space="preserve">La normativa prevede tuttavia alcune ipotesi di esclusione dall'obbligo di redazione del DUVRI. </w:t>
      </w:r>
    </w:p>
    <w:p w14:paraId="2F33B8C0" w14:textId="667AB81B" w:rsidR="00786BE7" w:rsidRPr="00076CA6" w:rsidRDefault="00786BE7" w:rsidP="00786BE7">
      <w:pPr>
        <w:jc w:val="both"/>
        <w:rPr>
          <w:highlight w:val="green"/>
        </w:rPr>
      </w:pPr>
      <w:r w:rsidRPr="00076CA6">
        <w:rPr>
          <w:highlight w:val="green"/>
        </w:rPr>
        <w:t>In particolare, esso non è richiesto per i servizi di natura intellettuale, per le mere forniture di materiali o attrezzature e per i lavori o servizi di modesta entità, non superiori a cinque uomini-giorno, purché non siano presenti attività caratterizzate da rischi particolarmente elevati, quali quelli connessi ad atmosfere esplosive, ambienti confinati, presenza di amianto, sostanze cancerogene o altri rischi individuati dall'Allegato XI del decreto. In tali casi il legislatore ha ritenuto che il livello di interferenza sia generalmente limitato e non richieda la predisposizione di uno specifico documento.</w:t>
      </w:r>
    </w:p>
    <w:p w14:paraId="09B706A2" w14:textId="3977CA3B" w:rsidR="00076CA6" w:rsidRPr="00076CA6" w:rsidRDefault="00076CA6" w:rsidP="00076CA6">
      <w:pPr>
        <w:jc w:val="both"/>
        <w:rPr>
          <w:highlight w:val="green"/>
        </w:rPr>
      </w:pPr>
      <w:r w:rsidRPr="00076CA6">
        <w:rPr>
          <w:highlight w:val="green"/>
        </w:rPr>
        <w:t>Un esempio di attività per la quale non è normalmente richiesto il DUVRI è rappresentato dall'intervento di un tecnico informatico incaricato di effettuare la manutenzione o l'aggiornamento dei computer presenti negli uffici di un'azienda. In questo caso si tratta generalmente di una prestazione di natura intellettuale o comunque caratterizzata da rischi limitati, svolta in ambienti ordinari d'ufficio e senza l'utilizzo di attrezzature particolarmente pericolose. L'attività non comporta, di regola, la presenza di rischi interferenziali significativi derivanti dall'interazione con le attività svolte dai lavoratori del committente e, pertanto, rientra tra le ipotesi di esonero dalla redazione del DUVRI previste dall'art. 26 del D.lgs. 81/2008.</w:t>
      </w:r>
    </w:p>
    <w:p w14:paraId="4D862AE0" w14:textId="77777777" w:rsidR="00076CA6" w:rsidRPr="00076CA6" w:rsidRDefault="00076CA6" w:rsidP="00076CA6">
      <w:pPr>
        <w:jc w:val="both"/>
        <w:rPr>
          <w:highlight w:val="green"/>
        </w:rPr>
      </w:pPr>
      <w:r w:rsidRPr="00076CA6">
        <w:rPr>
          <w:highlight w:val="green"/>
        </w:rPr>
        <w:t>Un ulteriore esempio può essere rappresentato dalla partecipazione di un consulente esterno, quale un commercialista o un avvocato, a riunioni presso la sede aziendale. Anche in questo caso l'attività svolta è di natura prevalentemente intellettuale e non determina particolari interferenze con il ciclo produttivo o con le attività lavorative dell'impresa committente.</w:t>
      </w:r>
    </w:p>
    <w:p w14:paraId="759196ED" w14:textId="0FD4E073" w:rsidR="00076CA6" w:rsidRPr="00594A7B" w:rsidRDefault="00076CA6" w:rsidP="00786BE7">
      <w:pPr>
        <w:jc w:val="both"/>
        <w:rPr>
          <w:highlight w:val="green"/>
        </w:rPr>
      </w:pPr>
      <w:r w:rsidRPr="00076CA6">
        <w:rPr>
          <w:highlight w:val="green"/>
        </w:rPr>
        <w:t>Diversamente, l'esonero non opererebbe qualora la stessa attività fosse svolta in ambienti caratterizzati da rischi specifici elevati. Ad esempio, l'intervento di manutenzione informatica effettuato all'interno di un reparto produttivo con macchinari in movimento, in un cantiere o in un impianto industriale soggetto a particolari rischi potrebbe generare interferenze rilevanti e richiedere pertanto una specifica valutazione dei rischi e l'eventuale predisposizione del DUVRI. Ciò dimostra come l'obbligo non dipenda esclusivamente dalla tipologia di attività svolta, ma anche dal contesto operativo nel quale essa viene eseguita e dai rischi concretamente presenti nell'ambiente di lavoro.</w:t>
      </w:r>
    </w:p>
    <w:p w14:paraId="4E73CF3C" w14:textId="77777777" w:rsidR="00076CA6" w:rsidRPr="00786BE7" w:rsidRDefault="00076CA6" w:rsidP="00786BE7">
      <w:pPr>
        <w:jc w:val="both"/>
        <w:rPr>
          <w:highlight w:val="yellow"/>
        </w:rPr>
      </w:pPr>
    </w:p>
    <w:p w14:paraId="361F124E" w14:textId="77777777" w:rsidR="00594A7B" w:rsidRDefault="00786BE7" w:rsidP="00594A7B">
      <w:pPr>
        <w:jc w:val="both"/>
        <w:rPr>
          <w:highlight w:val="green"/>
        </w:rPr>
      </w:pPr>
      <w:r w:rsidRPr="00594A7B">
        <w:rPr>
          <w:highlight w:val="green"/>
        </w:rPr>
        <w:t>Di particolare interesse è anche la previsione della responsabilità solidale del committente. L'articolo 26 stabilisce infatti che l'imprenditore committente risponde solidalmente con l'appaltatore e con gli eventuali subappaltatori per i danni subiti dai lavoratori che non risultino integralmente coperti dalle prestazioni assicurative erogate dall'INAIL. Tale previsione rafforza significativamente la posizione di garanzia del committente, inducendolo a esercitare un controllo effettivo sulla corretta gestione della sicurezza lungo tutta la filiera dell'appalto.</w:t>
      </w:r>
    </w:p>
    <w:p w14:paraId="69B20886" w14:textId="43406044" w:rsidR="00594A7B" w:rsidRPr="009E78FE" w:rsidRDefault="00594A7B" w:rsidP="00594A7B">
      <w:pPr>
        <w:jc w:val="both"/>
        <w:rPr>
          <w:highlight w:val="green"/>
        </w:rPr>
      </w:pPr>
      <w:r w:rsidRPr="009E78FE">
        <w:rPr>
          <w:highlight w:val="green"/>
        </w:rPr>
        <w:lastRenderedPageBreak/>
        <w:t>Un esempio pratico può essere rappresentato dal caso di un'azienda manifatturiera che affida a un'impresa appaltatrice i lavori di manutenzione della copertura di un capannone industriale. Durante l'esecuzione dei lavori, un dipendente dell'impresa appaltatrice cade dall'alto a causa dell'assenza di adeguate misure di protezione contro il rischio di caduta e riporta gravi lesioni permanenti. A seguito dell'infortunio, il lavoratore riceve le prestazioni economiche e assistenziali previste dall'INAIL; tuttavia, tali prestazioni potrebbero non coprire integralmente tutti i danni subiti, in particolare quelli di natura differenziale o complementare rispetto all'indennizzo assicurativo.</w:t>
      </w:r>
    </w:p>
    <w:p w14:paraId="6DFDF46A" w14:textId="4FA487FB" w:rsidR="00594A7B" w:rsidRPr="009E78FE" w:rsidRDefault="00594A7B" w:rsidP="00594A7B">
      <w:pPr>
        <w:jc w:val="both"/>
        <w:rPr>
          <w:highlight w:val="green"/>
        </w:rPr>
      </w:pPr>
      <w:r w:rsidRPr="009E78FE">
        <w:rPr>
          <w:highlight w:val="green"/>
        </w:rPr>
        <w:t>In una simile situazione, il lavoratore infortunato potrebbe agire non soltanto nei confronti del proprio datore di lavoro, ossia l'impresa appaltatrice, ma anche nei confronti dell'imprenditore committente, il quale, ai sensi dell'art. 26 del D.lgs. 81/2008, risponde solidalmente dei danni non integralmente risarciti dall'INAIL. Ciò significa che il lavoratore può richiedere il risarcimento dell'intero danno residuo sia all'appaltatore sia al committente, lasciando poi a questi ultimi la regolazione dei rispettivi rapporti interni.</w:t>
      </w:r>
    </w:p>
    <w:p w14:paraId="42966A63" w14:textId="77777777" w:rsidR="00594A7B" w:rsidRPr="00F06E3D" w:rsidRDefault="00594A7B" w:rsidP="00594A7B">
      <w:pPr>
        <w:jc w:val="both"/>
        <w:rPr>
          <w:highlight w:val="green"/>
        </w:rPr>
      </w:pPr>
      <w:r w:rsidRPr="009E78FE">
        <w:rPr>
          <w:highlight w:val="green"/>
        </w:rPr>
        <w:t xml:space="preserve">La ratio della norma risiede nell'esigenza di evitare che il committente si limiti ad affidare i lavori a soggetti esterni senza preoccuparsi delle condizioni di sicurezza nelle quali essi vengono svolti. Sapendo di poter essere chiamato a rispondere economicamente delle conseguenze di un infortunio, il committente è incentivato a selezionare imprese affidabili, a verificarne l'idoneità tecnico-professionale, a promuovere un'effettiva cooperazione e coordinamento delle attività e a </w:t>
      </w:r>
      <w:r w:rsidRPr="00F06E3D">
        <w:rPr>
          <w:highlight w:val="green"/>
        </w:rPr>
        <w:t>vigilare sul rispetto delle misure di prevenzione previste dalla normativa. La responsabilità solidale assume pertanto una funzione non soltanto risarcitoria, ma anche preventiva, poiché induce tutti i soggetti coinvolti nella filiera dell'appalto ad adottare comportamenti maggiormente orientati alla tutela della salute e della sicurezza dei lavoratori.</w:t>
      </w:r>
    </w:p>
    <w:p w14:paraId="1DEAD630" w14:textId="2E737214" w:rsidR="00463DE9" w:rsidRPr="00F06E3D" w:rsidRDefault="00786BE7" w:rsidP="00786BE7">
      <w:pPr>
        <w:jc w:val="both"/>
        <w:rPr>
          <w:highlight w:val="green"/>
        </w:rPr>
      </w:pPr>
      <w:r w:rsidRPr="00F06E3D">
        <w:rPr>
          <w:highlight w:val="green"/>
        </w:rPr>
        <w:t>Infine, la norma impone che nei contratti di appalto, subappalto e somministrazione siano specificamente indicati i costi della sicurezza</w:t>
      </w:r>
      <w:r w:rsidR="00463DE9" w:rsidRPr="00F06E3D">
        <w:rPr>
          <w:highlight w:val="green"/>
        </w:rPr>
        <w:t>, ossia delle spese che devono essere sostenute per garantire l'attuazione delle misure di prevenzione e protezione necessarie a tutelare la salute e la sicurezza dei lavoratori durante l'esecuzione delle attività affidate. Operativamente, i costi della sicurezza comprendono tutte le spese necessarie per predisporre e mantenere le misure di prevenzione richieste dalla normativa. Rientrano in questa categoria, ad esempio, l'installazione di barriere e segnaletica di sicurezza, la realizzazione di percorsi protetti per i lavoratori, l'allestimento di ponteggi e parapetti, l'adozione di sistemi anticaduta, la predisposizione di impianti temporanei di protezione, le misure necessarie per la gestione delle emergenze e tutte le attività di coordinamento richieste per prevenire i rischi interferenziali. Si pensi, ad esempio, a un'impresa esterna incaricata di effettuare lavori di manutenzione all'interno di uno stabilimento produttivo: qualora sia necessario delimitare l'area di intervento mediante transenne, installare cartelli di avvertimento, predisporre percorsi alternativi per il personale o sospendere temporaneamente alcune lavorazioni per evitare interferenze pericolose, i relativi oneri costituiscono costi della sicurezza.</w:t>
      </w:r>
    </w:p>
    <w:p w14:paraId="52699BD1" w14:textId="77777777" w:rsidR="00463DE9" w:rsidRPr="00F06E3D" w:rsidRDefault="00786BE7" w:rsidP="00786BE7">
      <w:pPr>
        <w:jc w:val="both"/>
        <w:rPr>
          <w:highlight w:val="green"/>
        </w:rPr>
      </w:pPr>
      <w:r w:rsidRPr="00F06E3D">
        <w:rPr>
          <w:highlight w:val="green"/>
        </w:rPr>
        <w:t xml:space="preserve">Tali costi, non possono essere soggetti a ribasso nelle procedure di affidamento. </w:t>
      </w:r>
    </w:p>
    <w:p w14:paraId="5F32FF6A" w14:textId="4FD9050F" w:rsidR="00463DE9" w:rsidRPr="00AD7114" w:rsidRDefault="00786BE7" w:rsidP="00786BE7">
      <w:pPr>
        <w:jc w:val="both"/>
        <w:rPr>
          <w:highlight w:val="green"/>
        </w:rPr>
      </w:pPr>
      <w:r w:rsidRPr="00F06E3D">
        <w:rPr>
          <w:highlight w:val="green"/>
        </w:rPr>
        <w:t>Questa disposizione risponde all'esigenza di evitare che esigenze di contenimento della spesa possano compromettere la tutela della salute e della sicurezza dei lavoratori, garantendo che le risorse necessarie per la prevenzione siano sempre adeguatamente stanziate e concretamente disponibili.</w:t>
      </w:r>
    </w:p>
    <w:p w14:paraId="45D63822" w14:textId="1FE2D94A" w:rsidR="00786BE7" w:rsidRPr="00786BE7" w:rsidRDefault="00786BE7" w:rsidP="00786BE7">
      <w:pPr>
        <w:jc w:val="both"/>
      </w:pPr>
      <w:r w:rsidRPr="00AD7114">
        <w:rPr>
          <w:highlight w:val="green"/>
        </w:rPr>
        <w:t xml:space="preserve">Nel complesso, l'articolo 26 rappresenta una delle principali espressioni del principio di prevenzione partecipata introdotto dal </w:t>
      </w:r>
      <w:r w:rsidR="00463DE9" w:rsidRPr="00AD7114">
        <w:rPr>
          <w:highlight w:val="green"/>
        </w:rPr>
        <w:t>D.lgs.</w:t>
      </w:r>
      <w:r w:rsidRPr="00AD7114">
        <w:rPr>
          <w:highlight w:val="green"/>
        </w:rPr>
        <w:t xml:space="preserve"> 81/2008. Attraverso gli obblighi di verifica, informazione, cooperazione, coordinamento e controllo, il legislatore ha inteso costruire un sistema di gestione della sicurezza capace di coinvolgere tutti i soggetti che operano nell'ambito dell'appalto, riconoscendo che la tutela dei lavoratori richiede una responsabilità condivisa e una costante collaborazione tra le diverse organizzazioni presenti nel medesimo contesto lavorativo.</w:t>
      </w:r>
    </w:p>
    <w:p w14:paraId="780A773C" w14:textId="77777777" w:rsidR="00786BE7" w:rsidRDefault="00786BE7"/>
    <w:p w14:paraId="0D5AF132" w14:textId="77777777" w:rsidR="00D22FCB" w:rsidRDefault="00D22FCB"/>
    <w:p w14:paraId="17F5E0F5" w14:textId="77777777" w:rsidR="00F06E3D" w:rsidRDefault="00F06E3D"/>
    <w:p w14:paraId="4B1001C4" w14:textId="77777777" w:rsidR="00F06E3D" w:rsidRDefault="00F06E3D"/>
    <w:p w14:paraId="1DBEFF2B" w14:textId="77777777" w:rsidR="003D57AD" w:rsidRDefault="003D57AD"/>
    <w:p w14:paraId="6BAA1FFA" w14:textId="77777777" w:rsidR="003D57AD" w:rsidRDefault="003D57AD"/>
    <w:p w14:paraId="3CB03B1A" w14:textId="77777777" w:rsidR="00F06E3D" w:rsidRDefault="00F06E3D"/>
    <w:p w14:paraId="3094994D" w14:textId="77777777" w:rsidR="00F06E3D" w:rsidRDefault="00F06E3D"/>
    <w:p w14:paraId="74E3C1C9" w14:textId="77777777" w:rsidR="00D22FCB" w:rsidRDefault="00000000">
      <w:pPr>
        <w:pStyle w:val="Titolo2"/>
      </w:pPr>
      <w:r>
        <w:lastRenderedPageBreak/>
        <w:t xml:space="preserve">3.2 — Art. 28 </w:t>
      </w:r>
      <w:proofErr w:type="spellStart"/>
      <w:r>
        <w:t>D.Lgs.</w:t>
      </w:r>
      <w:proofErr w:type="spellEnd"/>
      <w:r>
        <w:t xml:space="preserve"> 81/08: Valutazione dei Rischi e DVR</w:t>
      </w:r>
    </w:p>
    <w:p w14:paraId="608E25D1"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67413D51" w14:textId="77777777">
        <w:tc>
          <w:tcPr>
            <w:tcW w:w="9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50" w:type="dxa"/>
              <w:bottom w:w="80" w:type="dxa"/>
              <w:right w:w="150" w:type="dxa"/>
            </w:tcMar>
          </w:tcPr>
          <w:p w14:paraId="484DAF0C" w14:textId="77777777" w:rsidR="00D22FCB" w:rsidRDefault="00000000">
            <w:r>
              <w:rPr>
                <w:b/>
                <w:bCs/>
                <w:color w:val="FFFFFF"/>
              </w:rPr>
              <w:t>Art. 28 — Oggetto della valutazione dei rischi (</w:t>
            </w:r>
            <w:del w:id="6" w:author="Claude" w:date="2026-06-09T00:00:00Z">
              <w:r>
                <w:rPr>
                  <w:b/>
                  <w:bCs/>
                  <w:color w:val="FFFFFF"/>
                </w:rPr>
                <w:delText>testo integrale</w:delText>
              </w:r>
            </w:del>
            <w:ins w:id="7" w:author="Claude" w:date="2026-06-09T00:00:00Z">
              <w:r>
                <w:rPr>
                  <w:b/>
                  <w:bCs/>
                  <w:color w:val="FFFFFF"/>
                </w:rPr>
                <w:t>sintesi strutturata</w:t>
              </w:r>
            </w:ins>
            <w:r>
              <w:rPr>
                <w:b/>
                <w:bCs/>
                <w:color w:val="FFFFFF"/>
              </w:rPr>
              <w:t>)</w:t>
            </w:r>
          </w:p>
        </w:tc>
      </w:tr>
      <w:tr w:rsidR="00D22FCB" w14:paraId="4C15D0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CDA4416" w14:textId="77777777" w:rsidR="00D22FCB" w:rsidRDefault="00000000">
            <w:r>
              <w:rPr>
                <w:sz w:val="20"/>
                <w:szCs w:val="20"/>
              </w:rPr>
              <w:t>1. La valutazione [...] deve riguardare TUTTI i rischi per la sicurezza e la salute dei lavoratori, ivi compresi quelli riguardanti:</w:t>
            </w:r>
          </w:p>
          <w:p w14:paraId="6C72DCE7" w14:textId="77777777" w:rsidR="00D22FCB" w:rsidRDefault="00000000">
            <w:r>
              <w:rPr>
                <w:sz w:val="20"/>
                <w:szCs w:val="20"/>
              </w:rPr>
              <w:t xml:space="preserve">   - gruppi di lavoratori esposti a rischi particolari;</w:t>
            </w:r>
          </w:p>
          <w:p w14:paraId="0D916CC0" w14:textId="77777777" w:rsidR="00D22FCB" w:rsidRDefault="00000000">
            <w:r>
              <w:rPr>
                <w:sz w:val="20"/>
                <w:szCs w:val="20"/>
              </w:rPr>
              <w:t xml:space="preserve">   - stress lavoro-correlato (secondo l'Accordo europeo dell'8 ottobre 2004);</w:t>
            </w:r>
          </w:p>
          <w:p w14:paraId="1F05CBB5" w14:textId="77777777" w:rsidR="00D22FCB" w:rsidRDefault="00000000">
            <w:r>
              <w:rPr>
                <w:sz w:val="20"/>
                <w:szCs w:val="20"/>
              </w:rPr>
              <w:t xml:space="preserve">   - lavoratrici in stato di gravidanza (</w:t>
            </w:r>
            <w:proofErr w:type="spellStart"/>
            <w:r>
              <w:rPr>
                <w:sz w:val="20"/>
                <w:szCs w:val="20"/>
              </w:rPr>
              <w:t>D.Lgs.</w:t>
            </w:r>
            <w:proofErr w:type="spellEnd"/>
            <w:r>
              <w:rPr>
                <w:sz w:val="20"/>
                <w:szCs w:val="20"/>
              </w:rPr>
              <w:t xml:space="preserve"> 151/2001);</w:t>
            </w:r>
          </w:p>
          <w:p w14:paraId="3C649CF2" w14:textId="77777777" w:rsidR="00D22FCB" w:rsidRDefault="00000000">
            <w:r>
              <w:rPr>
                <w:sz w:val="20"/>
                <w:szCs w:val="20"/>
              </w:rPr>
              <w:t xml:space="preserve">   - differenze di genere, età, provenienza da altri Paesi;</w:t>
            </w:r>
          </w:p>
          <w:p w14:paraId="7AE5C09C" w14:textId="77777777" w:rsidR="00D22FCB" w:rsidRDefault="00000000">
            <w:r>
              <w:rPr>
                <w:sz w:val="20"/>
                <w:szCs w:val="20"/>
              </w:rPr>
              <w:t xml:space="preserve">   - tipologia contrattuale;</w:t>
            </w:r>
          </w:p>
          <w:p w14:paraId="5B1B1290" w14:textId="77777777" w:rsidR="00D22FCB" w:rsidRDefault="00000000">
            <w:r>
              <w:rPr>
                <w:sz w:val="20"/>
                <w:szCs w:val="20"/>
              </w:rPr>
              <w:t xml:space="preserve">   - rischi derivanti dal possibile rinvenimento di ordigni bellici inesplosi nei cantieri con attività di scavo.</w:t>
            </w:r>
          </w:p>
          <w:p w14:paraId="38A3FBC0" w14:textId="77777777" w:rsidR="00D22FCB" w:rsidRDefault="00D22FCB"/>
          <w:p w14:paraId="05FDBBA3" w14:textId="77777777" w:rsidR="00D22FCB" w:rsidRDefault="00000000">
            <w:r>
              <w:rPr>
                <w:sz w:val="20"/>
                <w:szCs w:val="20"/>
              </w:rPr>
              <w:t>1-bis. La valutazione dello stress lavoro-correlato è effettuata nel rispetto delle indicazioni della Commissione consultiva permanente (emanate nel 2010, obbligatorie dal 1° agosto 2010).</w:t>
            </w:r>
          </w:p>
          <w:p w14:paraId="7214093E" w14:textId="77777777" w:rsidR="00D22FCB" w:rsidRDefault="00D22FCB"/>
          <w:p w14:paraId="05B39619" w14:textId="77777777" w:rsidR="00D22FCB" w:rsidRDefault="00000000">
            <w:r>
              <w:rPr>
                <w:sz w:val="20"/>
                <w:szCs w:val="20"/>
              </w:rPr>
              <w:t>2. Il DVR (redatto a conclusione della valutazione) deve essere munito di data certa e contenere:</w:t>
            </w:r>
          </w:p>
          <w:p w14:paraId="5591F940" w14:textId="77777777" w:rsidR="00D22FCB" w:rsidRDefault="00000000">
            <w:r>
              <w:rPr>
                <w:sz w:val="20"/>
                <w:szCs w:val="20"/>
              </w:rPr>
              <w:t xml:space="preserve">   a) relazione sulla valutazione di tutti i rischi con i criteri adottati (criteri: semplicità, brevità, comprensibilità);</w:t>
            </w:r>
          </w:p>
          <w:p w14:paraId="5C13E09E" w14:textId="77777777" w:rsidR="00D22FCB" w:rsidRDefault="00000000">
            <w:r>
              <w:rPr>
                <w:sz w:val="20"/>
                <w:szCs w:val="20"/>
              </w:rPr>
              <w:t xml:space="preserve">   b) indicazione delle misure di prevenzione e protezione e dei DPI adottati;</w:t>
            </w:r>
          </w:p>
          <w:p w14:paraId="019CFB79" w14:textId="77777777" w:rsidR="00D22FCB" w:rsidRDefault="00000000">
            <w:r>
              <w:rPr>
                <w:sz w:val="20"/>
                <w:szCs w:val="20"/>
              </w:rPr>
              <w:t xml:space="preserve">   c) programma delle misure per il miglioramento nel tempo dei livelli di sicurezza;</w:t>
            </w:r>
          </w:p>
          <w:p w14:paraId="7E67FDE9" w14:textId="77777777" w:rsidR="00D22FCB" w:rsidRDefault="00000000">
            <w:r>
              <w:rPr>
                <w:sz w:val="20"/>
                <w:szCs w:val="20"/>
              </w:rPr>
              <w:t xml:space="preserve">   d) individuazione delle procedure per l'attuazione delle misure e dei ruoli aziendali responsabili;</w:t>
            </w:r>
          </w:p>
          <w:p w14:paraId="7684D33F" w14:textId="77777777" w:rsidR="00D22FCB" w:rsidRDefault="00000000">
            <w:r>
              <w:rPr>
                <w:sz w:val="20"/>
                <w:szCs w:val="20"/>
              </w:rPr>
              <w:t xml:space="preserve">   e) indicazione del nominativo di RSPP, RLS (o RLST) e medico competente (ove nominato);</w:t>
            </w:r>
          </w:p>
          <w:p w14:paraId="60A90A27" w14:textId="77777777" w:rsidR="00D22FCB" w:rsidRDefault="00000000">
            <w:r>
              <w:rPr>
                <w:sz w:val="20"/>
                <w:szCs w:val="20"/>
              </w:rPr>
              <w:t xml:space="preserve">   f) individuazione delle mansioni che espongono i lavoratori a rischi specifici richiedenti capacità professionale, esperienza, formazione e addestramento.</w:t>
            </w:r>
          </w:p>
          <w:p w14:paraId="4FF75428" w14:textId="77777777" w:rsidR="00D22FCB" w:rsidRDefault="00D22FCB"/>
          <w:p w14:paraId="5E646223" w14:textId="77777777" w:rsidR="00D22FCB" w:rsidRDefault="00000000">
            <w:r>
              <w:rPr>
                <w:sz w:val="20"/>
                <w:szCs w:val="20"/>
              </w:rPr>
              <w:t>3-bis. In caso di nuova impresa: valutazione immediata, DVR entro 90 giorni dall'inizio attività.</w:t>
            </w:r>
          </w:p>
        </w:tc>
      </w:tr>
    </w:tbl>
    <w:p w14:paraId="7BE2100B" w14:textId="77777777" w:rsidR="00D22FCB" w:rsidRDefault="00D22FCB"/>
    <w:p w14:paraId="2A8E6112" w14:textId="77777777" w:rsidR="00D22FCB" w:rsidRDefault="00000000">
      <w:pPr>
        <w:rPr>
          <w:i/>
          <w:iCs/>
          <w:color w:val="7F7F7F"/>
          <w:sz w:val="20"/>
          <w:szCs w:val="20"/>
        </w:rPr>
      </w:pPr>
      <w:r>
        <w:rPr>
          <w:i/>
          <w:iCs/>
          <w:color w:val="7F7F7F"/>
          <w:sz w:val="20"/>
          <w:szCs w:val="20"/>
        </w:rPr>
        <w:t>⚑ Nota d'uso: Fonte: tussl.it. Il DVR è l'obbligo NON delegabile per eccellenza (art. 17). Fonte complementare per la metodologia SLC: INAIL, 'La metodologia per la valutazione e gestione del rischio stress lavoro-correlato', ed. 2017.</w:t>
      </w:r>
    </w:p>
    <w:p w14:paraId="0ABE6C0D" w14:textId="77777777" w:rsidR="00295359" w:rsidRDefault="00295359">
      <w:pPr>
        <w:rPr>
          <w:i/>
          <w:iCs/>
          <w:color w:val="7F7F7F"/>
          <w:sz w:val="20"/>
          <w:szCs w:val="20"/>
        </w:rPr>
      </w:pPr>
    </w:p>
    <w:p w14:paraId="382F2ED5" w14:textId="77777777" w:rsidR="00295359" w:rsidRPr="00295359" w:rsidRDefault="00295359">
      <w:pPr>
        <w:rPr>
          <w:i/>
          <w:iCs/>
          <w:color w:val="7F7F7F"/>
          <w:sz w:val="20"/>
          <w:szCs w:val="20"/>
        </w:rPr>
      </w:pPr>
    </w:p>
    <w:p w14:paraId="59F6A216" w14:textId="77777777" w:rsidR="00295359" w:rsidRPr="0041380A" w:rsidRDefault="00295359" w:rsidP="00295359">
      <w:pPr>
        <w:jc w:val="both"/>
        <w:rPr>
          <w:highlight w:val="green"/>
        </w:rPr>
      </w:pPr>
      <w:r w:rsidRPr="0041380A">
        <w:rPr>
          <w:highlight w:val="green"/>
        </w:rPr>
        <w:t>La valutazione dei rischi è il processo attraverso il quale il datore di lavoro individua tutti i pericoli presenti nell'ambiente di lavoro, ne analizza la probabilità e la gravità delle possibili conseguenze e adotta le misure necessarie per eliminare o ridurre i rischi per la salute e la sicurezza dei lavoratori.</w:t>
      </w:r>
    </w:p>
    <w:p w14:paraId="3EBB9E9D" w14:textId="14528CF9" w:rsidR="00295359" w:rsidRPr="0041380A" w:rsidRDefault="00295359">
      <w:pPr>
        <w:rPr>
          <w:highlight w:val="green"/>
        </w:rPr>
      </w:pPr>
      <w:r w:rsidRPr="0041380A">
        <w:rPr>
          <w:highlight w:val="green"/>
        </w:rPr>
        <w:t xml:space="preserve">In particolare, la valutazione deve considerare anche i rischi che interessano specifici gruppi di lavoratori maggiormente esposti o altri fattori particolari, quali: </w:t>
      </w:r>
    </w:p>
    <w:p w14:paraId="7FEBB625" w14:textId="77777777" w:rsidR="00DD3F65" w:rsidRPr="0041380A" w:rsidRDefault="00DD3F65">
      <w:pPr>
        <w:rPr>
          <w:highlight w:val="green"/>
        </w:rPr>
      </w:pPr>
    </w:p>
    <w:p w14:paraId="38DC4AB1" w14:textId="77777777" w:rsidR="00DD3F65" w:rsidRPr="0041380A" w:rsidRDefault="00DD3F65" w:rsidP="003867F1">
      <w:pPr>
        <w:pStyle w:val="Paragrafoelenco"/>
        <w:numPr>
          <w:ilvl w:val="0"/>
          <w:numId w:val="12"/>
        </w:numPr>
        <w:rPr>
          <w:b/>
          <w:bCs/>
          <w:highlight w:val="green"/>
        </w:rPr>
      </w:pPr>
      <w:r w:rsidRPr="0041380A">
        <w:rPr>
          <w:b/>
          <w:bCs/>
          <w:highlight w:val="green"/>
        </w:rPr>
        <w:t>Gruppi di lavoratori esposti a rischi particolari</w:t>
      </w:r>
    </w:p>
    <w:p w14:paraId="762A44FC" w14:textId="77777777" w:rsidR="00DD3F65" w:rsidRPr="0041380A" w:rsidRDefault="00DD3F65" w:rsidP="00DD3F65">
      <w:pPr>
        <w:rPr>
          <w:highlight w:val="green"/>
        </w:rPr>
      </w:pPr>
      <w:r w:rsidRPr="0041380A">
        <w:rPr>
          <w:highlight w:val="green"/>
        </w:rPr>
        <w:t>La normativa richiede di prestare particolare attenzione a quei lavoratori che, per caratteristiche personali o per le mansioni svolte, possono essere maggiormente esposti ai rischi.</w:t>
      </w:r>
    </w:p>
    <w:p w14:paraId="4EA56BD6" w14:textId="77777777" w:rsidR="00DD3F65" w:rsidRPr="0041380A" w:rsidRDefault="00DD3F65" w:rsidP="00DD3F65">
      <w:pPr>
        <w:rPr>
          <w:highlight w:val="green"/>
        </w:rPr>
      </w:pPr>
      <w:r w:rsidRPr="0041380A">
        <w:rPr>
          <w:highlight w:val="green"/>
        </w:rPr>
        <w:t>Ad esempio:</w:t>
      </w:r>
    </w:p>
    <w:p w14:paraId="3B26C6FC" w14:textId="77777777" w:rsidR="00DD3F65" w:rsidRPr="0041380A" w:rsidRDefault="00DD3F65" w:rsidP="003867F1">
      <w:pPr>
        <w:numPr>
          <w:ilvl w:val="0"/>
          <w:numId w:val="13"/>
        </w:numPr>
        <w:rPr>
          <w:highlight w:val="green"/>
        </w:rPr>
      </w:pPr>
      <w:r w:rsidRPr="0041380A">
        <w:rPr>
          <w:highlight w:val="green"/>
        </w:rPr>
        <w:t xml:space="preserve">lavoratori giovani e con poca esperienza; </w:t>
      </w:r>
    </w:p>
    <w:p w14:paraId="59AC8E02" w14:textId="77777777" w:rsidR="00DD3F65" w:rsidRPr="0041380A" w:rsidRDefault="00DD3F65" w:rsidP="003867F1">
      <w:pPr>
        <w:numPr>
          <w:ilvl w:val="0"/>
          <w:numId w:val="13"/>
        </w:numPr>
        <w:rPr>
          <w:highlight w:val="green"/>
        </w:rPr>
      </w:pPr>
      <w:r w:rsidRPr="0041380A">
        <w:rPr>
          <w:highlight w:val="green"/>
        </w:rPr>
        <w:t xml:space="preserve">lavoratori anziani; </w:t>
      </w:r>
    </w:p>
    <w:p w14:paraId="4BD0C21C" w14:textId="77777777" w:rsidR="00DD3F65" w:rsidRPr="0041380A" w:rsidRDefault="00DD3F65" w:rsidP="003867F1">
      <w:pPr>
        <w:numPr>
          <w:ilvl w:val="0"/>
          <w:numId w:val="13"/>
        </w:numPr>
        <w:rPr>
          <w:highlight w:val="green"/>
        </w:rPr>
      </w:pPr>
      <w:r w:rsidRPr="0041380A">
        <w:rPr>
          <w:highlight w:val="green"/>
        </w:rPr>
        <w:t xml:space="preserve">lavoratori con disabilità; </w:t>
      </w:r>
    </w:p>
    <w:p w14:paraId="22B38EC8" w14:textId="77777777" w:rsidR="00DD3F65" w:rsidRPr="0041380A" w:rsidRDefault="00DD3F65" w:rsidP="003867F1">
      <w:pPr>
        <w:numPr>
          <w:ilvl w:val="0"/>
          <w:numId w:val="13"/>
        </w:numPr>
        <w:rPr>
          <w:highlight w:val="green"/>
        </w:rPr>
      </w:pPr>
      <w:r w:rsidRPr="0041380A">
        <w:rPr>
          <w:highlight w:val="green"/>
        </w:rPr>
        <w:t xml:space="preserve">lavoratori stranieri che potrebbero avere difficoltà linguistiche nella comprensione delle procedure di sicurezza; </w:t>
      </w:r>
    </w:p>
    <w:p w14:paraId="5D7943A1" w14:textId="77777777" w:rsidR="00DD3F65" w:rsidRPr="0041380A" w:rsidRDefault="00DD3F65" w:rsidP="003867F1">
      <w:pPr>
        <w:numPr>
          <w:ilvl w:val="0"/>
          <w:numId w:val="13"/>
        </w:numPr>
        <w:rPr>
          <w:highlight w:val="green"/>
        </w:rPr>
      </w:pPr>
      <w:r w:rsidRPr="0041380A">
        <w:rPr>
          <w:highlight w:val="green"/>
        </w:rPr>
        <w:t xml:space="preserve">lavoratori neoassunti che non conoscono ancora l'ambiente di lavoro. </w:t>
      </w:r>
    </w:p>
    <w:p w14:paraId="10246171" w14:textId="77777777" w:rsidR="00DD3F65" w:rsidRPr="0041380A" w:rsidRDefault="00DD3F65" w:rsidP="00DD3F65">
      <w:pPr>
        <w:rPr>
          <w:highlight w:val="green"/>
        </w:rPr>
      </w:pPr>
      <w:r w:rsidRPr="0041380A">
        <w:rPr>
          <w:highlight w:val="green"/>
        </w:rPr>
        <w:t>L'obiettivo è garantire che le misure di prevenzione siano realmente efficaci per tutti e non siano progettate soltanto per il lavoratore "medio".</w:t>
      </w:r>
    </w:p>
    <w:p w14:paraId="460A6231" w14:textId="77777777" w:rsidR="00295359" w:rsidRPr="0041380A" w:rsidRDefault="00295359" w:rsidP="00FF0EBE">
      <w:pPr>
        <w:jc w:val="both"/>
        <w:rPr>
          <w:highlight w:val="green"/>
        </w:rPr>
      </w:pPr>
    </w:p>
    <w:p w14:paraId="1BB519FC" w14:textId="77777777" w:rsidR="00FF0EBE" w:rsidRPr="0041380A" w:rsidRDefault="00FF0EBE" w:rsidP="003867F1">
      <w:pPr>
        <w:pStyle w:val="Paragrafoelenco"/>
        <w:numPr>
          <w:ilvl w:val="0"/>
          <w:numId w:val="12"/>
        </w:numPr>
        <w:jc w:val="both"/>
        <w:rPr>
          <w:b/>
          <w:bCs/>
          <w:highlight w:val="green"/>
        </w:rPr>
      </w:pPr>
      <w:r w:rsidRPr="0041380A">
        <w:rPr>
          <w:b/>
          <w:bCs/>
          <w:highlight w:val="green"/>
        </w:rPr>
        <w:t>Stress lavoro-correlato</w:t>
      </w:r>
    </w:p>
    <w:p w14:paraId="0DB2988A" w14:textId="77777777" w:rsidR="00FF0EBE" w:rsidRPr="0041380A" w:rsidRDefault="00FF0EBE" w:rsidP="00FF0EBE">
      <w:pPr>
        <w:jc w:val="both"/>
        <w:rPr>
          <w:highlight w:val="green"/>
        </w:rPr>
      </w:pPr>
      <w:r w:rsidRPr="0041380A">
        <w:rPr>
          <w:highlight w:val="green"/>
        </w:rPr>
        <w:t>Tra i rischi da valutare rientra anche lo stress lavoro-correlato, cioè una condizione che può insorgere quando le richieste lavorative superano le capacità del lavoratore di affrontarle.</w:t>
      </w:r>
    </w:p>
    <w:p w14:paraId="17929E42" w14:textId="77777777" w:rsidR="00FF0EBE" w:rsidRPr="0041380A" w:rsidRDefault="00FF0EBE" w:rsidP="00FF0EBE">
      <w:pPr>
        <w:jc w:val="both"/>
        <w:rPr>
          <w:highlight w:val="green"/>
        </w:rPr>
      </w:pPr>
      <w:r w:rsidRPr="0041380A">
        <w:rPr>
          <w:highlight w:val="green"/>
        </w:rPr>
        <w:t>Lo stress non è una malattia in sé, ma una situazione che può provocare conseguenze fisiche, psicologiche e organizzative, come:</w:t>
      </w:r>
    </w:p>
    <w:p w14:paraId="6ECDFF53" w14:textId="77777777" w:rsidR="00FF0EBE" w:rsidRPr="0041380A" w:rsidRDefault="00FF0EBE" w:rsidP="003867F1">
      <w:pPr>
        <w:numPr>
          <w:ilvl w:val="0"/>
          <w:numId w:val="14"/>
        </w:numPr>
        <w:jc w:val="both"/>
        <w:rPr>
          <w:highlight w:val="green"/>
        </w:rPr>
      </w:pPr>
      <w:r w:rsidRPr="0041380A">
        <w:rPr>
          <w:highlight w:val="green"/>
        </w:rPr>
        <w:lastRenderedPageBreak/>
        <w:t xml:space="preserve">ansia; </w:t>
      </w:r>
    </w:p>
    <w:p w14:paraId="6FC8F994" w14:textId="77777777" w:rsidR="00FF0EBE" w:rsidRPr="0041380A" w:rsidRDefault="00FF0EBE" w:rsidP="003867F1">
      <w:pPr>
        <w:numPr>
          <w:ilvl w:val="0"/>
          <w:numId w:val="14"/>
        </w:numPr>
        <w:jc w:val="both"/>
        <w:rPr>
          <w:highlight w:val="green"/>
        </w:rPr>
      </w:pPr>
      <w:r w:rsidRPr="0041380A">
        <w:rPr>
          <w:highlight w:val="green"/>
        </w:rPr>
        <w:t xml:space="preserve">stanchezza cronica; </w:t>
      </w:r>
    </w:p>
    <w:p w14:paraId="0C1B884C" w14:textId="77777777" w:rsidR="00FF0EBE" w:rsidRPr="0041380A" w:rsidRDefault="00FF0EBE" w:rsidP="003867F1">
      <w:pPr>
        <w:numPr>
          <w:ilvl w:val="0"/>
          <w:numId w:val="14"/>
        </w:numPr>
        <w:jc w:val="both"/>
        <w:rPr>
          <w:highlight w:val="green"/>
        </w:rPr>
      </w:pPr>
      <w:r w:rsidRPr="0041380A">
        <w:rPr>
          <w:highlight w:val="green"/>
        </w:rPr>
        <w:t xml:space="preserve">diminuzione della concentrazione; </w:t>
      </w:r>
    </w:p>
    <w:p w14:paraId="174883E2" w14:textId="77777777" w:rsidR="00FF0EBE" w:rsidRPr="0041380A" w:rsidRDefault="00FF0EBE" w:rsidP="003867F1">
      <w:pPr>
        <w:numPr>
          <w:ilvl w:val="0"/>
          <w:numId w:val="14"/>
        </w:numPr>
        <w:jc w:val="both"/>
        <w:rPr>
          <w:highlight w:val="green"/>
        </w:rPr>
      </w:pPr>
      <w:r w:rsidRPr="0041380A">
        <w:rPr>
          <w:highlight w:val="green"/>
        </w:rPr>
        <w:t xml:space="preserve">aumento degli errori; </w:t>
      </w:r>
    </w:p>
    <w:p w14:paraId="53F83863" w14:textId="77777777" w:rsidR="00FF0EBE" w:rsidRPr="0041380A" w:rsidRDefault="00FF0EBE" w:rsidP="003867F1">
      <w:pPr>
        <w:numPr>
          <w:ilvl w:val="0"/>
          <w:numId w:val="14"/>
        </w:numPr>
        <w:jc w:val="both"/>
        <w:rPr>
          <w:highlight w:val="green"/>
        </w:rPr>
      </w:pPr>
      <w:r w:rsidRPr="0041380A">
        <w:rPr>
          <w:highlight w:val="green"/>
        </w:rPr>
        <w:t xml:space="preserve">assenteismo; </w:t>
      </w:r>
    </w:p>
    <w:p w14:paraId="74980C26" w14:textId="77777777" w:rsidR="00FF0EBE" w:rsidRPr="0041380A" w:rsidRDefault="00FF0EBE" w:rsidP="003867F1">
      <w:pPr>
        <w:numPr>
          <w:ilvl w:val="0"/>
          <w:numId w:val="14"/>
        </w:numPr>
        <w:jc w:val="both"/>
        <w:rPr>
          <w:highlight w:val="green"/>
        </w:rPr>
      </w:pPr>
      <w:r w:rsidRPr="0041380A">
        <w:rPr>
          <w:highlight w:val="green"/>
        </w:rPr>
        <w:t xml:space="preserve">conflitti interpersonali; </w:t>
      </w:r>
    </w:p>
    <w:p w14:paraId="19DE4F43" w14:textId="1B793B5F" w:rsidR="00FF0EBE" w:rsidRPr="0041380A" w:rsidRDefault="00FF0EBE" w:rsidP="003867F1">
      <w:pPr>
        <w:numPr>
          <w:ilvl w:val="0"/>
          <w:numId w:val="14"/>
        </w:numPr>
        <w:jc w:val="both"/>
        <w:rPr>
          <w:highlight w:val="green"/>
        </w:rPr>
      </w:pPr>
      <w:r w:rsidRPr="0041380A">
        <w:rPr>
          <w:highlight w:val="green"/>
        </w:rPr>
        <w:t xml:space="preserve">calo della produttività. </w:t>
      </w:r>
    </w:p>
    <w:p w14:paraId="39527E63" w14:textId="14E76A4E" w:rsidR="00FF0EBE" w:rsidRPr="0041380A" w:rsidRDefault="00FF0EBE" w:rsidP="00FF0EBE">
      <w:pPr>
        <w:jc w:val="both"/>
        <w:rPr>
          <w:highlight w:val="green"/>
        </w:rPr>
      </w:pPr>
      <w:r w:rsidRPr="0041380A">
        <w:rPr>
          <w:highlight w:val="green"/>
        </w:rPr>
        <w:t>La valutazione dello stress, si articola generalmente in due fasi:</w:t>
      </w:r>
    </w:p>
    <w:p w14:paraId="2CC75B6E" w14:textId="77777777" w:rsidR="00FF0EBE" w:rsidRPr="0041380A" w:rsidRDefault="00FF0EBE" w:rsidP="00FF0EBE">
      <w:pPr>
        <w:jc w:val="both"/>
        <w:rPr>
          <w:highlight w:val="green"/>
        </w:rPr>
      </w:pPr>
      <w:r w:rsidRPr="0041380A">
        <w:rPr>
          <w:b/>
          <w:bCs/>
          <w:highlight w:val="green"/>
        </w:rPr>
        <w:t>Valutazione preliminare</w:t>
      </w:r>
      <w:r w:rsidRPr="0041380A">
        <w:rPr>
          <w:highlight w:val="green"/>
        </w:rPr>
        <w:t>, basata su indicatori oggettivi come:</w:t>
      </w:r>
    </w:p>
    <w:p w14:paraId="770B5F07" w14:textId="77777777" w:rsidR="00FF0EBE" w:rsidRPr="0041380A" w:rsidRDefault="00FF0EBE" w:rsidP="003867F1">
      <w:pPr>
        <w:numPr>
          <w:ilvl w:val="0"/>
          <w:numId w:val="15"/>
        </w:numPr>
        <w:jc w:val="both"/>
        <w:rPr>
          <w:highlight w:val="green"/>
        </w:rPr>
      </w:pPr>
      <w:r w:rsidRPr="0041380A">
        <w:rPr>
          <w:highlight w:val="green"/>
        </w:rPr>
        <w:t xml:space="preserve">numero di infortuni; </w:t>
      </w:r>
    </w:p>
    <w:p w14:paraId="0A49881B" w14:textId="77777777" w:rsidR="00FF0EBE" w:rsidRPr="0041380A" w:rsidRDefault="00FF0EBE" w:rsidP="003867F1">
      <w:pPr>
        <w:numPr>
          <w:ilvl w:val="0"/>
          <w:numId w:val="15"/>
        </w:numPr>
        <w:jc w:val="both"/>
        <w:rPr>
          <w:highlight w:val="green"/>
        </w:rPr>
      </w:pPr>
      <w:r w:rsidRPr="0041380A">
        <w:rPr>
          <w:highlight w:val="green"/>
        </w:rPr>
        <w:t xml:space="preserve">assenze per malattia; </w:t>
      </w:r>
    </w:p>
    <w:p w14:paraId="41F73153" w14:textId="77777777" w:rsidR="00FF0EBE" w:rsidRPr="0041380A" w:rsidRDefault="00FF0EBE" w:rsidP="003867F1">
      <w:pPr>
        <w:numPr>
          <w:ilvl w:val="0"/>
          <w:numId w:val="15"/>
        </w:numPr>
        <w:jc w:val="both"/>
        <w:rPr>
          <w:highlight w:val="green"/>
        </w:rPr>
      </w:pPr>
      <w:r w:rsidRPr="0041380A">
        <w:rPr>
          <w:highlight w:val="green"/>
        </w:rPr>
        <w:t xml:space="preserve">turnover del personale; </w:t>
      </w:r>
    </w:p>
    <w:p w14:paraId="432C1BDD" w14:textId="77777777" w:rsidR="00FF0EBE" w:rsidRPr="0041380A" w:rsidRDefault="00FF0EBE" w:rsidP="003867F1">
      <w:pPr>
        <w:numPr>
          <w:ilvl w:val="0"/>
          <w:numId w:val="15"/>
        </w:numPr>
        <w:jc w:val="both"/>
        <w:rPr>
          <w:highlight w:val="green"/>
        </w:rPr>
      </w:pPr>
      <w:r w:rsidRPr="0041380A">
        <w:rPr>
          <w:highlight w:val="green"/>
        </w:rPr>
        <w:t xml:space="preserve">procedimenti disciplinari; </w:t>
      </w:r>
    </w:p>
    <w:p w14:paraId="0E35B78B" w14:textId="77777777" w:rsidR="00FF0EBE" w:rsidRPr="0041380A" w:rsidRDefault="00FF0EBE" w:rsidP="003867F1">
      <w:pPr>
        <w:numPr>
          <w:ilvl w:val="0"/>
          <w:numId w:val="15"/>
        </w:numPr>
        <w:jc w:val="both"/>
        <w:rPr>
          <w:highlight w:val="green"/>
        </w:rPr>
      </w:pPr>
      <w:r w:rsidRPr="0041380A">
        <w:rPr>
          <w:highlight w:val="green"/>
        </w:rPr>
        <w:t xml:space="preserve">segnalazioni dei lavoratori. </w:t>
      </w:r>
    </w:p>
    <w:p w14:paraId="3DCF0332" w14:textId="77777777" w:rsidR="00FF0EBE" w:rsidRPr="0041380A" w:rsidRDefault="00FF0EBE" w:rsidP="00FF0EBE">
      <w:pPr>
        <w:jc w:val="both"/>
        <w:rPr>
          <w:highlight w:val="green"/>
        </w:rPr>
      </w:pPr>
      <w:r w:rsidRPr="0041380A">
        <w:rPr>
          <w:b/>
          <w:bCs/>
          <w:highlight w:val="green"/>
        </w:rPr>
        <w:t>Valutazione approfondita</w:t>
      </w:r>
      <w:r w:rsidRPr="0041380A">
        <w:rPr>
          <w:highlight w:val="green"/>
        </w:rPr>
        <w:t>, qualora emergano situazioni critiche, mediante:</w:t>
      </w:r>
    </w:p>
    <w:p w14:paraId="49BA7BBE" w14:textId="77777777" w:rsidR="00FF0EBE" w:rsidRPr="0041380A" w:rsidRDefault="00FF0EBE" w:rsidP="003867F1">
      <w:pPr>
        <w:numPr>
          <w:ilvl w:val="0"/>
          <w:numId w:val="16"/>
        </w:numPr>
        <w:jc w:val="both"/>
        <w:rPr>
          <w:highlight w:val="green"/>
        </w:rPr>
      </w:pPr>
      <w:r w:rsidRPr="0041380A">
        <w:rPr>
          <w:highlight w:val="green"/>
        </w:rPr>
        <w:t xml:space="preserve">questionari; </w:t>
      </w:r>
    </w:p>
    <w:p w14:paraId="1229F50E" w14:textId="77777777" w:rsidR="00FF0EBE" w:rsidRPr="0041380A" w:rsidRDefault="00FF0EBE" w:rsidP="003867F1">
      <w:pPr>
        <w:numPr>
          <w:ilvl w:val="0"/>
          <w:numId w:val="16"/>
        </w:numPr>
        <w:jc w:val="both"/>
        <w:rPr>
          <w:highlight w:val="green"/>
        </w:rPr>
      </w:pPr>
      <w:r w:rsidRPr="0041380A">
        <w:rPr>
          <w:highlight w:val="green"/>
        </w:rPr>
        <w:t xml:space="preserve">interviste; </w:t>
      </w:r>
    </w:p>
    <w:p w14:paraId="6EAAC312" w14:textId="77777777" w:rsidR="00FF0EBE" w:rsidRPr="0041380A" w:rsidRDefault="00FF0EBE" w:rsidP="003867F1">
      <w:pPr>
        <w:numPr>
          <w:ilvl w:val="0"/>
          <w:numId w:val="16"/>
        </w:numPr>
        <w:jc w:val="both"/>
        <w:rPr>
          <w:highlight w:val="green"/>
        </w:rPr>
      </w:pPr>
      <w:r w:rsidRPr="0041380A">
        <w:rPr>
          <w:highlight w:val="green"/>
        </w:rPr>
        <w:t xml:space="preserve">focus group; </w:t>
      </w:r>
    </w:p>
    <w:p w14:paraId="280A7117" w14:textId="77777777" w:rsidR="00FF0EBE" w:rsidRPr="0041380A" w:rsidRDefault="00FF0EBE" w:rsidP="003867F1">
      <w:pPr>
        <w:numPr>
          <w:ilvl w:val="0"/>
          <w:numId w:val="16"/>
        </w:numPr>
        <w:jc w:val="both"/>
        <w:rPr>
          <w:highlight w:val="green"/>
        </w:rPr>
      </w:pPr>
      <w:r w:rsidRPr="0041380A">
        <w:rPr>
          <w:highlight w:val="green"/>
        </w:rPr>
        <w:t>consultazione dei lavoratori.</w:t>
      </w:r>
    </w:p>
    <w:p w14:paraId="5A1CC88E" w14:textId="77777777" w:rsidR="003867F1" w:rsidRPr="0041380A" w:rsidRDefault="003867F1" w:rsidP="003867F1">
      <w:pPr>
        <w:ind w:left="720"/>
        <w:jc w:val="both"/>
        <w:rPr>
          <w:highlight w:val="green"/>
        </w:rPr>
      </w:pPr>
    </w:p>
    <w:p w14:paraId="38401B98" w14:textId="77777777" w:rsidR="003867F1" w:rsidRPr="0041380A" w:rsidRDefault="003867F1" w:rsidP="003867F1">
      <w:pPr>
        <w:pStyle w:val="Paragrafoelenco"/>
        <w:numPr>
          <w:ilvl w:val="0"/>
          <w:numId w:val="12"/>
        </w:numPr>
        <w:jc w:val="both"/>
        <w:rPr>
          <w:b/>
          <w:bCs/>
          <w:highlight w:val="green"/>
        </w:rPr>
      </w:pPr>
      <w:r w:rsidRPr="0041380A">
        <w:rPr>
          <w:b/>
          <w:bCs/>
          <w:highlight w:val="green"/>
        </w:rPr>
        <w:t>Tutela delle lavoratrici in gravidanza</w:t>
      </w:r>
    </w:p>
    <w:p w14:paraId="0E6F5D67" w14:textId="77777777" w:rsidR="003867F1" w:rsidRPr="0041380A" w:rsidRDefault="003867F1" w:rsidP="003867F1">
      <w:pPr>
        <w:jc w:val="both"/>
        <w:rPr>
          <w:highlight w:val="green"/>
        </w:rPr>
      </w:pPr>
      <w:r w:rsidRPr="0041380A">
        <w:rPr>
          <w:highlight w:val="green"/>
        </w:rPr>
        <w:t>Le lavoratrici in stato di gravidanza, puerperio e allattamento godono di una tutela specifica prevista dal Decreto Legislativo 151/2001.</w:t>
      </w:r>
    </w:p>
    <w:p w14:paraId="615F0152" w14:textId="77777777" w:rsidR="003867F1" w:rsidRPr="0041380A" w:rsidRDefault="003867F1" w:rsidP="003867F1">
      <w:pPr>
        <w:jc w:val="both"/>
        <w:rPr>
          <w:highlight w:val="green"/>
        </w:rPr>
      </w:pPr>
      <w:r w:rsidRPr="0041380A">
        <w:rPr>
          <w:highlight w:val="green"/>
        </w:rPr>
        <w:t>Il datore di lavoro deve verificare la presenza di rischi che possano compromettere la salute della madre o del bambino.</w:t>
      </w:r>
    </w:p>
    <w:p w14:paraId="14C29CE1" w14:textId="77777777" w:rsidR="003867F1" w:rsidRPr="0041380A" w:rsidRDefault="003867F1" w:rsidP="003867F1">
      <w:pPr>
        <w:jc w:val="both"/>
        <w:rPr>
          <w:highlight w:val="green"/>
        </w:rPr>
      </w:pPr>
      <w:r w:rsidRPr="0041380A">
        <w:rPr>
          <w:highlight w:val="green"/>
        </w:rPr>
        <w:t>Tra questi troviamo:</w:t>
      </w:r>
    </w:p>
    <w:p w14:paraId="09092168" w14:textId="77777777" w:rsidR="003867F1" w:rsidRPr="0041380A" w:rsidRDefault="003867F1" w:rsidP="003867F1">
      <w:pPr>
        <w:numPr>
          <w:ilvl w:val="0"/>
          <w:numId w:val="17"/>
        </w:numPr>
        <w:jc w:val="both"/>
        <w:rPr>
          <w:highlight w:val="green"/>
        </w:rPr>
      </w:pPr>
      <w:r w:rsidRPr="0041380A">
        <w:rPr>
          <w:highlight w:val="green"/>
        </w:rPr>
        <w:t xml:space="preserve">movimentazione manuale dei carichi; </w:t>
      </w:r>
    </w:p>
    <w:p w14:paraId="3E535910" w14:textId="77777777" w:rsidR="003867F1" w:rsidRPr="0041380A" w:rsidRDefault="003867F1" w:rsidP="003867F1">
      <w:pPr>
        <w:numPr>
          <w:ilvl w:val="0"/>
          <w:numId w:val="17"/>
        </w:numPr>
        <w:jc w:val="both"/>
        <w:rPr>
          <w:highlight w:val="green"/>
        </w:rPr>
      </w:pPr>
      <w:r w:rsidRPr="0041380A">
        <w:rPr>
          <w:highlight w:val="green"/>
        </w:rPr>
        <w:t xml:space="preserve">esposizione a sostanze chimiche tossiche; </w:t>
      </w:r>
    </w:p>
    <w:p w14:paraId="1E8CA331" w14:textId="77777777" w:rsidR="003867F1" w:rsidRPr="0041380A" w:rsidRDefault="003867F1" w:rsidP="003867F1">
      <w:pPr>
        <w:numPr>
          <w:ilvl w:val="0"/>
          <w:numId w:val="17"/>
        </w:numPr>
        <w:jc w:val="both"/>
        <w:rPr>
          <w:highlight w:val="green"/>
        </w:rPr>
      </w:pPr>
      <w:r w:rsidRPr="0041380A">
        <w:rPr>
          <w:highlight w:val="green"/>
        </w:rPr>
        <w:t xml:space="preserve">radiazioni; </w:t>
      </w:r>
    </w:p>
    <w:p w14:paraId="145D4341" w14:textId="77777777" w:rsidR="003867F1" w:rsidRPr="0041380A" w:rsidRDefault="003867F1" w:rsidP="003867F1">
      <w:pPr>
        <w:numPr>
          <w:ilvl w:val="0"/>
          <w:numId w:val="17"/>
        </w:numPr>
        <w:jc w:val="both"/>
        <w:rPr>
          <w:highlight w:val="green"/>
        </w:rPr>
      </w:pPr>
      <w:r w:rsidRPr="0041380A">
        <w:rPr>
          <w:highlight w:val="green"/>
        </w:rPr>
        <w:t xml:space="preserve">agenti biologici; </w:t>
      </w:r>
    </w:p>
    <w:p w14:paraId="58E9CDC8" w14:textId="77777777" w:rsidR="003867F1" w:rsidRPr="0041380A" w:rsidRDefault="003867F1" w:rsidP="003867F1">
      <w:pPr>
        <w:numPr>
          <w:ilvl w:val="0"/>
          <w:numId w:val="17"/>
        </w:numPr>
        <w:jc w:val="both"/>
        <w:rPr>
          <w:highlight w:val="green"/>
        </w:rPr>
      </w:pPr>
      <w:r w:rsidRPr="0041380A">
        <w:rPr>
          <w:highlight w:val="green"/>
        </w:rPr>
        <w:t xml:space="preserve">lavori particolarmente faticosi; </w:t>
      </w:r>
    </w:p>
    <w:p w14:paraId="1C886233" w14:textId="77777777" w:rsidR="003867F1" w:rsidRPr="0041380A" w:rsidRDefault="003867F1" w:rsidP="003867F1">
      <w:pPr>
        <w:numPr>
          <w:ilvl w:val="0"/>
          <w:numId w:val="17"/>
        </w:numPr>
        <w:jc w:val="both"/>
        <w:rPr>
          <w:highlight w:val="green"/>
        </w:rPr>
      </w:pPr>
      <w:r w:rsidRPr="0041380A">
        <w:rPr>
          <w:highlight w:val="green"/>
        </w:rPr>
        <w:t xml:space="preserve">lavoro notturno. </w:t>
      </w:r>
    </w:p>
    <w:p w14:paraId="372C11A0" w14:textId="77777777" w:rsidR="003867F1" w:rsidRPr="0041380A" w:rsidRDefault="003867F1" w:rsidP="003867F1">
      <w:pPr>
        <w:jc w:val="both"/>
        <w:rPr>
          <w:highlight w:val="green"/>
        </w:rPr>
      </w:pPr>
      <w:r w:rsidRPr="0041380A">
        <w:rPr>
          <w:highlight w:val="green"/>
        </w:rPr>
        <w:t>Se il rischio non può essere eliminato, il datore di lavoro deve modificare le condizioni di lavoro oppure assegnare la lavoratrice ad altre mansioni compatibili.</w:t>
      </w:r>
    </w:p>
    <w:p w14:paraId="6BEA6002" w14:textId="77777777" w:rsidR="00FF0EBE" w:rsidRPr="0041380A" w:rsidRDefault="00FF0EBE" w:rsidP="00FF0EBE">
      <w:pPr>
        <w:jc w:val="both"/>
        <w:rPr>
          <w:highlight w:val="green"/>
        </w:rPr>
      </w:pPr>
    </w:p>
    <w:p w14:paraId="12D2F3D3" w14:textId="77777777" w:rsidR="000757AA" w:rsidRPr="0041380A" w:rsidRDefault="000757AA" w:rsidP="000757AA">
      <w:pPr>
        <w:pStyle w:val="Paragrafoelenco"/>
        <w:numPr>
          <w:ilvl w:val="0"/>
          <w:numId w:val="12"/>
        </w:numPr>
        <w:jc w:val="both"/>
        <w:rPr>
          <w:b/>
          <w:bCs/>
          <w:highlight w:val="green"/>
        </w:rPr>
      </w:pPr>
      <w:r w:rsidRPr="0041380A">
        <w:rPr>
          <w:b/>
          <w:bCs/>
          <w:highlight w:val="green"/>
        </w:rPr>
        <w:t>Differenze di genere</w:t>
      </w:r>
    </w:p>
    <w:p w14:paraId="41E0B1A1" w14:textId="77777777" w:rsidR="000757AA" w:rsidRPr="0041380A" w:rsidRDefault="000757AA" w:rsidP="000757AA">
      <w:pPr>
        <w:jc w:val="both"/>
        <w:rPr>
          <w:highlight w:val="green"/>
        </w:rPr>
      </w:pPr>
      <w:r w:rsidRPr="0041380A">
        <w:rPr>
          <w:highlight w:val="green"/>
        </w:rPr>
        <w:t>Uomini e donne possono essere esposti in modo differente ai rischi lavorativi.</w:t>
      </w:r>
    </w:p>
    <w:p w14:paraId="640B4E5E" w14:textId="77777777" w:rsidR="000757AA" w:rsidRPr="0041380A" w:rsidRDefault="000757AA" w:rsidP="000757AA">
      <w:pPr>
        <w:jc w:val="both"/>
        <w:rPr>
          <w:highlight w:val="green"/>
        </w:rPr>
      </w:pPr>
      <w:r w:rsidRPr="0041380A">
        <w:rPr>
          <w:highlight w:val="green"/>
        </w:rPr>
        <w:t>Ad esempio:</w:t>
      </w:r>
    </w:p>
    <w:p w14:paraId="20CA6708" w14:textId="77777777" w:rsidR="000757AA" w:rsidRPr="0041380A" w:rsidRDefault="000757AA" w:rsidP="000757AA">
      <w:pPr>
        <w:numPr>
          <w:ilvl w:val="0"/>
          <w:numId w:val="17"/>
        </w:numPr>
        <w:jc w:val="both"/>
        <w:rPr>
          <w:highlight w:val="green"/>
        </w:rPr>
      </w:pPr>
      <w:r w:rsidRPr="0041380A">
        <w:rPr>
          <w:highlight w:val="green"/>
        </w:rPr>
        <w:t xml:space="preserve">differenti caratteristiche fisiche possono influire sulla movimentazione dei carichi; </w:t>
      </w:r>
    </w:p>
    <w:p w14:paraId="0FDF738D" w14:textId="77777777" w:rsidR="000757AA" w:rsidRPr="0041380A" w:rsidRDefault="000757AA" w:rsidP="000757AA">
      <w:pPr>
        <w:numPr>
          <w:ilvl w:val="0"/>
          <w:numId w:val="17"/>
        </w:numPr>
        <w:jc w:val="both"/>
        <w:rPr>
          <w:highlight w:val="green"/>
        </w:rPr>
      </w:pPr>
      <w:r w:rsidRPr="0041380A">
        <w:rPr>
          <w:highlight w:val="green"/>
        </w:rPr>
        <w:t xml:space="preserve">alcuni DPI potrebbero non adattarsi correttamente alla conformazione corporea femminile; </w:t>
      </w:r>
    </w:p>
    <w:p w14:paraId="0A60B34E" w14:textId="77777777" w:rsidR="000757AA" w:rsidRPr="0041380A" w:rsidRDefault="000757AA" w:rsidP="000757AA">
      <w:pPr>
        <w:numPr>
          <w:ilvl w:val="0"/>
          <w:numId w:val="17"/>
        </w:numPr>
        <w:jc w:val="both"/>
        <w:rPr>
          <w:highlight w:val="green"/>
        </w:rPr>
      </w:pPr>
      <w:r w:rsidRPr="0041380A">
        <w:rPr>
          <w:highlight w:val="green"/>
        </w:rPr>
        <w:t xml:space="preserve">determinate sostanze chimiche possono avere effetti diversi sull'organismo maschile e femminile. </w:t>
      </w:r>
    </w:p>
    <w:p w14:paraId="3ACB6AF6" w14:textId="77777777" w:rsidR="000757AA" w:rsidRPr="0041380A" w:rsidRDefault="000757AA" w:rsidP="000757AA">
      <w:pPr>
        <w:jc w:val="both"/>
        <w:rPr>
          <w:highlight w:val="green"/>
        </w:rPr>
      </w:pPr>
      <w:r w:rsidRPr="0041380A">
        <w:rPr>
          <w:highlight w:val="green"/>
        </w:rPr>
        <w:t>Per questo motivo la valutazione dei rischi deve considerare anche la prospettiva di genere.</w:t>
      </w:r>
    </w:p>
    <w:p w14:paraId="7A26585A" w14:textId="77777777" w:rsidR="000757AA" w:rsidRPr="0041380A" w:rsidRDefault="000757AA" w:rsidP="000757AA">
      <w:pPr>
        <w:jc w:val="both"/>
        <w:rPr>
          <w:highlight w:val="green"/>
        </w:rPr>
      </w:pPr>
    </w:p>
    <w:p w14:paraId="79E047DB" w14:textId="77777777" w:rsidR="000757AA" w:rsidRPr="0041380A" w:rsidRDefault="000757AA" w:rsidP="000757AA">
      <w:pPr>
        <w:pStyle w:val="Paragrafoelenco"/>
        <w:numPr>
          <w:ilvl w:val="0"/>
          <w:numId w:val="12"/>
        </w:numPr>
        <w:jc w:val="both"/>
        <w:rPr>
          <w:b/>
          <w:bCs/>
          <w:highlight w:val="green"/>
        </w:rPr>
      </w:pPr>
      <w:r w:rsidRPr="0041380A">
        <w:rPr>
          <w:b/>
          <w:bCs/>
          <w:highlight w:val="green"/>
        </w:rPr>
        <w:t>Differenze di età</w:t>
      </w:r>
    </w:p>
    <w:p w14:paraId="2C31A77A" w14:textId="77777777" w:rsidR="000757AA" w:rsidRPr="0041380A" w:rsidRDefault="000757AA" w:rsidP="000757AA">
      <w:pPr>
        <w:jc w:val="both"/>
        <w:rPr>
          <w:highlight w:val="green"/>
        </w:rPr>
      </w:pPr>
      <w:r w:rsidRPr="0041380A">
        <w:rPr>
          <w:highlight w:val="green"/>
        </w:rPr>
        <w:t>L'età può influenzare significativamente il livello di rischio.</w:t>
      </w:r>
    </w:p>
    <w:p w14:paraId="07F2C42C" w14:textId="77777777" w:rsidR="000757AA" w:rsidRPr="0041380A" w:rsidRDefault="000757AA" w:rsidP="000757AA">
      <w:pPr>
        <w:jc w:val="both"/>
        <w:rPr>
          <w:highlight w:val="green"/>
        </w:rPr>
      </w:pPr>
      <w:r w:rsidRPr="0041380A">
        <w:rPr>
          <w:highlight w:val="green"/>
        </w:rPr>
        <w:t>I lavoratori più giovani possono essere maggiormente esposti a causa della minore esperienza e conoscenza dei pericoli.</w:t>
      </w:r>
    </w:p>
    <w:p w14:paraId="075C7F17" w14:textId="77777777" w:rsidR="000757AA" w:rsidRPr="0041380A" w:rsidRDefault="000757AA" w:rsidP="000757AA">
      <w:pPr>
        <w:jc w:val="both"/>
        <w:rPr>
          <w:highlight w:val="green"/>
        </w:rPr>
      </w:pPr>
      <w:r w:rsidRPr="0041380A">
        <w:rPr>
          <w:highlight w:val="green"/>
        </w:rPr>
        <w:t>I lavoratori più anziani possono invece presentare:</w:t>
      </w:r>
    </w:p>
    <w:p w14:paraId="02844431" w14:textId="77777777" w:rsidR="000757AA" w:rsidRPr="0041380A" w:rsidRDefault="000757AA" w:rsidP="000757AA">
      <w:pPr>
        <w:numPr>
          <w:ilvl w:val="0"/>
          <w:numId w:val="17"/>
        </w:numPr>
        <w:jc w:val="both"/>
        <w:rPr>
          <w:highlight w:val="green"/>
        </w:rPr>
      </w:pPr>
      <w:r w:rsidRPr="0041380A">
        <w:rPr>
          <w:highlight w:val="green"/>
        </w:rPr>
        <w:t xml:space="preserve">riduzione della forza fisica; </w:t>
      </w:r>
    </w:p>
    <w:p w14:paraId="2738AD12" w14:textId="77777777" w:rsidR="000757AA" w:rsidRPr="0041380A" w:rsidRDefault="000757AA" w:rsidP="000757AA">
      <w:pPr>
        <w:numPr>
          <w:ilvl w:val="0"/>
          <w:numId w:val="17"/>
        </w:numPr>
        <w:jc w:val="both"/>
        <w:rPr>
          <w:highlight w:val="green"/>
        </w:rPr>
      </w:pPr>
      <w:r w:rsidRPr="0041380A">
        <w:rPr>
          <w:highlight w:val="green"/>
        </w:rPr>
        <w:t xml:space="preserve">diminuzione della vista; </w:t>
      </w:r>
    </w:p>
    <w:p w14:paraId="445457E5" w14:textId="77777777" w:rsidR="000757AA" w:rsidRPr="0041380A" w:rsidRDefault="000757AA" w:rsidP="000757AA">
      <w:pPr>
        <w:numPr>
          <w:ilvl w:val="0"/>
          <w:numId w:val="17"/>
        </w:numPr>
        <w:jc w:val="both"/>
        <w:rPr>
          <w:highlight w:val="green"/>
        </w:rPr>
      </w:pPr>
      <w:r w:rsidRPr="0041380A">
        <w:rPr>
          <w:highlight w:val="green"/>
        </w:rPr>
        <w:t xml:space="preserve">minore rapidità di reazione; </w:t>
      </w:r>
    </w:p>
    <w:p w14:paraId="72BCBA30" w14:textId="77777777" w:rsidR="000757AA" w:rsidRPr="0041380A" w:rsidRDefault="000757AA" w:rsidP="000757AA">
      <w:pPr>
        <w:numPr>
          <w:ilvl w:val="0"/>
          <w:numId w:val="17"/>
        </w:numPr>
        <w:jc w:val="both"/>
        <w:rPr>
          <w:highlight w:val="green"/>
        </w:rPr>
      </w:pPr>
      <w:r w:rsidRPr="0041380A">
        <w:rPr>
          <w:highlight w:val="green"/>
        </w:rPr>
        <w:t xml:space="preserve">maggiore suscettibilità a determinate patologie. </w:t>
      </w:r>
    </w:p>
    <w:p w14:paraId="4D3FC703" w14:textId="77777777" w:rsidR="000757AA" w:rsidRPr="0041380A" w:rsidRDefault="000757AA" w:rsidP="000757AA">
      <w:pPr>
        <w:jc w:val="both"/>
        <w:rPr>
          <w:highlight w:val="green"/>
        </w:rPr>
      </w:pPr>
      <w:r w:rsidRPr="0041380A">
        <w:rPr>
          <w:highlight w:val="green"/>
        </w:rPr>
        <w:t>La valutazione deve quindi tenere conto di queste differenze e prevedere misure adeguate.</w:t>
      </w:r>
    </w:p>
    <w:p w14:paraId="3FE4FD57" w14:textId="77777777" w:rsidR="000757AA" w:rsidRPr="0041380A" w:rsidRDefault="000757AA" w:rsidP="000757AA">
      <w:pPr>
        <w:jc w:val="both"/>
        <w:rPr>
          <w:highlight w:val="green"/>
        </w:rPr>
      </w:pPr>
    </w:p>
    <w:p w14:paraId="79F94D54" w14:textId="77777777" w:rsidR="000757AA" w:rsidRPr="0041380A" w:rsidRDefault="000757AA" w:rsidP="000757AA">
      <w:pPr>
        <w:pStyle w:val="Paragrafoelenco"/>
        <w:numPr>
          <w:ilvl w:val="0"/>
          <w:numId w:val="12"/>
        </w:numPr>
        <w:jc w:val="both"/>
        <w:rPr>
          <w:b/>
          <w:bCs/>
          <w:highlight w:val="green"/>
        </w:rPr>
      </w:pPr>
      <w:r w:rsidRPr="0041380A">
        <w:rPr>
          <w:b/>
          <w:bCs/>
          <w:highlight w:val="green"/>
        </w:rPr>
        <w:t>Provenienza da altri Paesi</w:t>
      </w:r>
    </w:p>
    <w:p w14:paraId="451BEBB8" w14:textId="0261B8C0" w:rsidR="000757AA" w:rsidRPr="0041380A" w:rsidRDefault="000757AA" w:rsidP="000757AA">
      <w:pPr>
        <w:pStyle w:val="Paragrafoelenco"/>
        <w:numPr>
          <w:ilvl w:val="0"/>
          <w:numId w:val="12"/>
        </w:numPr>
        <w:jc w:val="both"/>
        <w:rPr>
          <w:b/>
          <w:bCs/>
          <w:highlight w:val="green"/>
        </w:rPr>
      </w:pPr>
      <w:r w:rsidRPr="0041380A">
        <w:rPr>
          <w:highlight w:val="green"/>
        </w:rPr>
        <w:lastRenderedPageBreak/>
        <w:t>La presenza di lavoratori stranieri impone di valutare eventuali difficoltà linguistiche e culturali.</w:t>
      </w:r>
    </w:p>
    <w:p w14:paraId="5B2ED3B3" w14:textId="77777777" w:rsidR="000757AA" w:rsidRPr="0041380A" w:rsidRDefault="000757AA" w:rsidP="000757AA">
      <w:pPr>
        <w:jc w:val="both"/>
        <w:rPr>
          <w:highlight w:val="green"/>
        </w:rPr>
      </w:pPr>
      <w:r w:rsidRPr="0041380A">
        <w:rPr>
          <w:highlight w:val="green"/>
        </w:rPr>
        <w:t>È fondamentale garantire che:</w:t>
      </w:r>
    </w:p>
    <w:p w14:paraId="2E7C5C69" w14:textId="77777777" w:rsidR="000757AA" w:rsidRPr="0041380A" w:rsidRDefault="000757AA" w:rsidP="000757AA">
      <w:pPr>
        <w:numPr>
          <w:ilvl w:val="0"/>
          <w:numId w:val="17"/>
        </w:numPr>
        <w:jc w:val="both"/>
        <w:rPr>
          <w:highlight w:val="green"/>
        </w:rPr>
      </w:pPr>
      <w:r w:rsidRPr="0041380A">
        <w:rPr>
          <w:highlight w:val="green"/>
        </w:rPr>
        <w:t xml:space="preserve">la formazione sia comprensibile; </w:t>
      </w:r>
    </w:p>
    <w:p w14:paraId="73F1EE93" w14:textId="77777777" w:rsidR="000757AA" w:rsidRPr="0041380A" w:rsidRDefault="000757AA" w:rsidP="000757AA">
      <w:pPr>
        <w:numPr>
          <w:ilvl w:val="0"/>
          <w:numId w:val="17"/>
        </w:numPr>
        <w:jc w:val="both"/>
        <w:rPr>
          <w:highlight w:val="green"/>
        </w:rPr>
      </w:pPr>
      <w:r w:rsidRPr="0041380A">
        <w:rPr>
          <w:highlight w:val="green"/>
        </w:rPr>
        <w:t xml:space="preserve">le istruzioni operative siano chiare; </w:t>
      </w:r>
    </w:p>
    <w:p w14:paraId="235A73B7" w14:textId="77777777" w:rsidR="000757AA" w:rsidRPr="0041380A" w:rsidRDefault="000757AA" w:rsidP="000757AA">
      <w:pPr>
        <w:numPr>
          <w:ilvl w:val="0"/>
          <w:numId w:val="17"/>
        </w:numPr>
        <w:jc w:val="both"/>
        <w:rPr>
          <w:highlight w:val="green"/>
        </w:rPr>
      </w:pPr>
      <w:r w:rsidRPr="0041380A">
        <w:rPr>
          <w:highlight w:val="green"/>
        </w:rPr>
        <w:t xml:space="preserve">la segnaletica sia facilmente interpretabile. </w:t>
      </w:r>
    </w:p>
    <w:p w14:paraId="60160620" w14:textId="77777777" w:rsidR="000757AA" w:rsidRPr="0041380A" w:rsidRDefault="000757AA" w:rsidP="000757AA">
      <w:pPr>
        <w:jc w:val="both"/>
        <w:rPr>
          <w:highlight w:val="green"/>
        </w:rPr>
      </w:pPr>
      <w:r w:rsidRPr="0041380A">
        <w:rPr>
          <w:highlight w:val="green"/>
        </w:rPr>
        <w:t>Una mancata comprensione delle procedure di sicurezza potrebbe infatti aumentare significativamente il rischio di infortuni.</w:t>
      </w:r>
    </w:p>
    <w:p w14:paraId="332EB8BF" w14:textId="77777777" w:rsidR="00D22FCB" w:rsidRPr="0041380A" w:rsidRDefault="00D22FCB" w:rsidP="00FF0EBE">
      <w:pPr>
        <w:jc w:val="both"/>
        <w:rPr>
          <w:highlight w:val="green"/>
        </w:rPr>
      </w:pPr>
    </w:p>
    <w:p w14:paraId="22210B87" w14:textId="77777777" w:rsidR="000757AA" w:rsidRPr="0041380A" w:rsidRDefault="000757AA" w:rsidP="000757AA">
      <w:pPr>
        <w:pStyle w:val="Paragrafoelenco"/>
        <w:numPr>
          <w:ilvl w:val="0"/>
          <w:numId w:val="12"/>
        </w:numPr>
        <w:jc w:val="both"/>
        <w:rPr>
          <w:b/>
          <w:bCs/>
          <w:highlight w:val="green"/>
        </w:rPr>
      </w:pPr>
      <w:r w:rsidRPr="0041380A">
        <w:rPr>
          <w:b/>
          <w:bCs/>
          <w:highlight w:val="green"/>
        </w:rPr>
        <w:t>Tipologia contrattuale</w:t>
      </w:r>
    </w:p>
    <w:p w14:paraId="68C3F53C" w14:textId="77777777" w:rsidR="000757AA" w:rsidRPr="0041380A" w:rsidRDefault="000757AA" w:rsidP="000757AA">
      <w:pPr>
        <w:jc w:val="both"/>
        <w:rPr>
          <w:highlight w:val="green"/>
        </w:rPr>
      </w:pPr>
      <w:r w:rsidRPr="0041380A">
        <w:rPr>
          <w:highlight w:val="green"/>
        </w:rPr>
        <w:t>Anche il tipo di contratto può influire sull'esposizione ai rischi.</w:t>
      </w:r>
    </w:p>
    <w:p w14:paraId="40A3EBAB" w14:textId="77777777" w:rsidR="000757AA" w:rsidRPr="0041380A" w:rsidRDefault="000757AA" w:rsidP="000757AA">
      <w:pPr>
        <w:jc w:val="both"/>
        <w:rPr>
          <w:highlight w:val="green"/>
        </w:rPr>
      </w:pPr>
      <w:r w:rsidRPr="0041380A">
        <w:rPr>
          <w:highlight w:val="green"/>
        </w:rPr>
        <w:t>Spesso i lavoratori temporanei, stagionali o interinali:</w:t>
      </w:r>
    </w:p>
    <w:p w14:paraId="6B94D609" w14:textId="77777777" w:rsidR="000757AA" w:rsidRPr="0041380A" w:rsidRDefault="000757AA" w:rsidP="000757AA">
      <w:pPr>
        <w:numPr>
          <w:ilvl w:val="0"/>
          <w:numId w:val="17"/>
        </w:numPr>
        <w:jc w:val="both"/>
        <w:rPr>
          <w:highlight w:val="green"/>
        </w:rPr>
      </w:pPr>
      <w:r w:rsidRPr="0041380A">
        <w:rPr>
          <w:highlight w:val="green"/>
        </w:rPr>
        <w:t xml:space="preserve">ricevono una formazione più limitata; </w:t>
      </w:r>
    </w:p>
    <w:p w14:paraId="47E40C15" w14:textId="77777777" w:rsidR="000757AA" w:rsidRPr="0041380A" w:rsidRDefault="000757AA" w:rsidP="000757AA">
      <w:pPr>
        <w:numPr>
          <w:ilvl w:val="0"/>
          <w:numId w:val="17"/>
        </w:numPr>
        <w:jc w:val="both"/>
        <w:rPr>
          <w:highlight w:val="green"/>
        </w:rPr>
      </w:pPr>
      <w:r w:rsidRPr="0041380A">
        <w:rPr>
          <w:highlight w:val="green"/>
        </w:rPr>
        <w:t xml:space="preserve">conoscono meno l'ambiente di lavoro; </w:t>
      </w:r>
    </w:p>
    <w:p w14:paraId="12B0625D" w14:textId="77777777" w:rsidR="000757AA" w:rsidRPr="0041380A" w:rsidRDefault="000757AA" w:rsidP="000757AA">
      <w:pPr>
        <w:numPr>
          <w:ilvl w:val="0"/>
          <w:numId w:val="17"/>
        </w:numPr>
        <w:jc w:val="both"/>
        <w:rPr>
          <w:highlight w:val="green"/>
        </w:rPr>
      </w:pPr>
      <w:r w:rsidRPr="0041380A">
        <w:rPr>
          <w:highlight w:val="green"/>
        </w:rPr>
        <w:t xml:space="preserve">svolgono attività più operative e rischiose. </w:t>
      </w:r>
    </w:p>
    <w:p w14:paraId="6BA763D1" w14:textId="0FAD4ADB" w:rsidR="000757AA" w:rsidRPr="0041380A" w:rsidRDefault="000757AA" w:rsidP="000757AA">
      <w:pPr>
        <w:jc w:val="both"/>
        <w:rPr>
          <w:highlight w:val="green"/>
        </w:rPr>
      </w:pPr>
      <w:r w:rsidRPr="0041380A">
        <w:rPr>
          <w:highlight w:val="green"/>
        </w:rPr>
        <w:t>Per questo motivo il datore di lavoro deve assicurare loro lo stesso livello di tutela garantito ai lavoratori a tempo indeterminato.</w:t>
      </w:r>
    </w:p>
    <w:p w14:paraId="30D89803" w14:textId="77777777" w:rsidR="000757AA" w:rsidRPr="0041380A" w:rsidRDefault="000757AA" w:rsidP="000757AA">
      <w:pPr>
        <w:jc w:val="both"/>
        <w:rPr>
          <w:highlight w:val="green"/>
        </w:rPr>
      </w:pPr>
    </w:p>
    <w:p w14:paraId="7B5DD8E4" w14:textId="77777777" w:rsidR="000757AA" w:rsidRPr="0041380A" w:rsidRDefault="000757AA" w:rsidP="000757AA">
      <w:pPr>
        <w:pStyle w:val="Paragrafoelenco"/>
        <w:numPr>
          <w:ilvl w:val="0"/>
          <w:numId w:val="12"/>
        </w:numPr>
        <w:jc w:val="both"/>
        <w:rPr>
          <w:b/>
          <w:bCs/>
          <w:highlight w:val="green"/>
        </w:rPr>
      </w:pPr>
      <w:r w:rsidRPr="0041380A">
        <w:rPr>
          <w:b/>
          <w:bCs/>
          <w:highlight w:val="green"/>
        </w:rPr>
        <w:t>Rischio di ordigni bellici inesplosi</w:t>
      </w:r>
    </w:p>
    <w:p w14:paraId="5A56AF51" w14:textId="77777777" w:rsidR="000757AA" w:rsidRPr="0041380A" w:rsidRDefault="000757AA" w:rsidP="000757AA">
      <w:pPr>
        <w:jc w:val="both"/>
        <w:rPr>
          <w:highlight w:val="green"/>
        </w:rPr>
      </w:pPr>
      <w:r w:rsidRPr="0041380A">
        <w:rPr>
          <w:highlight w:val="green"/>
        </w:rPr>
        <w:t>Nei cantieri che prevedono attività di scavo è necessario valutare la possibilità di rinvenire residuati bellici inesplosi risalenti ai conflitti del passato.</w:t>
      </w:r>
    </w:p>
    <w:p w14:paraId="4A90A671" w14:textId="77777777" w:rsidR="000757AA" w:rsidRPr="0041380A" w:rsidRDefault="000757AA" w:rsidP="000757AA">
      <w:pPr>
        <w:jc w:val="both"/>
        <w:rPr>
          <w:highlight w:val="green"/>
        </w:rPr>
      </w:pPr>
      <w:r w:rsidRPr="0041380A">
        <w:rPr>
          <w:highlight w:val="green"/>
        </w:rPr>
        <w:t>In presenza di questo rischio occorre:</w:t>
      </w:r>
    </w:p>
    <w:p w14:paraId="2A4E2C19" w14:textId="77777777" w:rsidR="000757AA" w:rsidRPr="0041380A" w:rsidRDefault="000757AA" w:rsidP="000757AA">
      <w:pPr>
        <w:numPr>
          <w:ilvl w:val="0"/>
          <w:numId w:val="17"/>
        </w:numPr>
        <w:jc w:val="both"/>
        <w:rPr>
          <w:highlight w:val="green"/>
        </w:rPr>
      </w:pPr>
      <w:r w:rsidRPr="0041380A">
        <w:rPr>
          <w:highlight w:val="green"/>
        </w:rPr>
        <w:t xml:space="preserve">effettuare indagini preliminari; </w:t>
      </w:r>
    </w:p>
    <w:p w14:paraId="13FE75E7" w14:textId="77777777" w:rsidR="000757AA" w:rsidRPr="0041380A" w:rsidRDefault="000757AA" w:rsidP="000757AA">
      <w:pPr>
        <w:numPr>
          <w:ilvl w:val="0"/>
          <w:numId w:val="17"/>
        </w:numPr>
        <w:jc w:val="both"/>
        <w:rPr>
          <w:highlight w:val="green"/>
        </w:rPr>
      </w:pPr>
      <w:r w:rsidRPr="0041380A">
        <w:rPr>
          <w:highlight w:val="green"/>
        </w:rPr>
        <w:t xml:space="preserve">consultare le mappe storiche delle aree interessate; </w:t>
      </w:r>
    </w:p>
    <w:p w14:paraId="23FDE8F3" w14:textId="77777777" w:rsidR="000757AA" w:rsidRPr="0041380A" w:rsidRDefault="000757AA" w:rsidP="000757AA">
      <w:pPr>
        <w:numPr>
          <w:ilvl w:val="0"/>
          <w:numId w:val="17"/>
        </w:numPr>
        <w:jc w:val="both"/>
        <w:rPr>
          <w:highlight w:val="green"/>
        </w:rPr>
      </w:pPr>
      <w:r w:rsidRPr="0041380A">
        <w:rPr>
          <w:highlight w:val="green"/>
        </w:rPr>
        <w:t xml:space="preserve">affidare le verifiche a personale specializzato; </w:t>
      </w:r>
    </w:p>
    <w:p w14:paraId="5EDE776F" w14:textId="77777777" w:rsidR="000757AA" w:rsidRPr="0041380A" w:rsidRDefault="000757AA" w:rsidP="000757AA">
      <w:pPr>
        <w:numPr>
          <w:ilvl w:val="0"/>
          <w:numId w:val="17"/>
        </w:numPr>
        <w:jc w:val="both"/>
        <w:rPr>
          <w:highlight w:val="green"/>
        </w:rPr>
      </w:pPr>
      <w:r w:rsidRPr="0041380A">
        <w:rPr>
          <w:highlight w:val="green"/>
        </w:rPr>
        <w:t xml:space="preserve">procedere alla bonifica preventiva quando necessaria. </w:t>
      </w:r>
    </w:p>
    <w:p w14:paraId="1798D044" w14:textId="77777777" w:rsidR="000757AA" w:rsidRPr="0041380A" w:rsidRDefault="000757AA" w:rsidP="000757AA">
      <w:pPr>
        <w:jc w:val="both"/>
        <w:rPr>
          <w:highlight w:val="green"/>
        </w:rPr>
      </w:pPr>
      <w:r w:rsidRPr="0041380A">
        <w:rPr>
          <w:highlight w:val="green"/>
        </w:rPr>
        <w:t>Si tratta di un rischio particolarmente grave poiché può provocare esplosioni con conseguenze mortali.</w:t>
      </w:r>
    </w:p>
    <w:p w14:paraId="10E54389" w14:textId="77777777" w:rsidR="000757AA" w:rsidRPr="0041380A" w:rsidRDefault="000757AA" w:rsidP="000757AA">
      <w:pPr>
        <w:jc w:val="both"/>
        <w:rPr>
          <w:highlight w:val="green"/>
        </w:rPr>
      </w:pPr>
    </w:p>
    <w:p w14:paraId="7B5C4E96" w14:textId="57A2F3E7" w:rsidR="000757AA" w:rsidRPr="0041380A" w:rsidRDefault="000757AA" w:rsidP="000757AA">
      <w:pPr>
        <w:jc w:val="both"/>
        <w:rPr>
          <w:highlight w:val="green"/>
        </w:rPr>
      </w:pPr>
      <w:r w:rsidRPr="0041380A">
        <w:rPr>
          <w:highlight w:val="green"/>
        </w:rPr>
        <w:t>Al termine della valutazione il datore di lavoro deve redigere il D</w:t>
      </w:r>
      <w:r w:rsidR="00B612E7" w:rsidRPr="0041380A">
        <w:rPr>
          <w:highlight w:val="green"/>
        </w:rPr>
        <w:t>ocumento di Valutazione dei rischi (DVR)</w:t>
      </w:r>
      <w:r w:rsidRPr="0041380A">
        <w:rPr>
          <w:highlight w:val="green"/>
        </w:rPr>
        <w:t>, cioè il documento che formalizza l'intero processo.</w:t>
      </w:r>
    </w:p>
    <w:p w14:paraId="1F3FC768" w14:textId="77777777" w:rsidR="000757AA" w:rsidRPr="0041380A" w:rsidRDefault="000757AA" w:rsidP="000757AA">
      <w:pPr>
        <w:jc w:val="both"/>
        <w:rPr>
          <w:highlight w:val="green"/>
        </w:rPr>
      </w:pPr>
      <w:r w:rsidRPr="0041380A">
        <w:rPr>
          <w:highlight w:val="green"/>
        </w:rPr>
        <w:t>Il DVR deve essere munito di data certa, cioè una data legalmente verificabile che dimostri quando il documento è stato redatto.</w:t>
      </w:r>
    </w:p>
    <w:p w14:paraId="719D7C4F" w14:textId="6877CC3E" w:rsidR="00B612E7" w:rsidRPr="0041380A" w:rsidRDefault="000757AA" w:rsidP="00FF0EBE">
      <w:pPr>
        <w:jc w:val="both"/>
        <w:rPr>
          <w:highlight w:val="green"/>
        </w:rPr>
      </w:pPr>
      <w:r w:rsidRPr="0041380A">
        <w:rPr>
          <w:highlight w:val="green"/>
        </w:rPr>
        <w:t>La prima parte del Documento di Valutazione dei Rischi consiste nella relazione sulla valutazione dei rischi. In questa sezione vengono descritte in modo dettagliato le caratteristiche dell'azienda, le attività che vi si svolgono, i pericoli individuati e i rischi che ne possono derivare per i lavoratori. Vengono inoltre spiegati i criteri utilizzati per effettuare la valutazione. La normativa richiede che tali criteri siano semplici, chiari e facilmente comprensibili, in modo che il documento possa essere consultato e interpretato correttamente da tutti i soggetti coinvolti nella gestione della sicurezza.</w:t>
      </w:r>
    </w:p>
    <w:p w14:paraId="6E19054D" w14:textId="77777777" w:rsidR="00B612E7" w:rsidRPr="0041380A" w:rsidRDefault="00B612E7" w:rsidP="00FF0EBE">
      <w:pPr>
        <w:jc w:val="both"/>
        <w:rPr>
          <w:highlight w:val="green"/>
        </w:rPr>
      </w:pPr>
      <w:r w:rsidRPr="0041380A">
        <w:rPr>
          <w:highlight w:val="green"/>
        </w:rPr>
        <w:t>Successivamente, il DVR deve riportare tutte le misure adottate dall'azienda per garantire la salute e la sicurezza dei lavoratori. È importante distinguere tra misure di prevenzione e misure di protezione. Le misure di prevenzione hanno lo scopo di eliminare o ridurre le cause del rischio prima che possano provocare un danno; ne sono esempi la sostituzione di sostanze pericolose con altre meno nocive, la manutenzione periodica dei macchinari e la formazione dei lavoratori.</w:t>
      </w:r>
    </w:p>
    <w:p w14:paraId="1D430B16" w14:textId="5F2EBA72" w:rsidR="00B612E7" w:rsidRPr="0041380A" w:rsidRDefault="00B612E7" w:rsidP="00FF0EBE">
      <w:pPr>
        <w:jc w:val="both"/>
        <w:rPr>
          <w:highlight w:val="green"/>
        </w:rPr>
      </w:pPr>
      <w:r w:rsidRPr="0041380A">
        <w:rPr>
          <w:highlight w:val="green"/>
        </w:rPr>
        <w:t>Le misure di protezione, invece, intervengono quando il rischio non può essere eliminato completamente e servono a limitare le conseguenze di un eventuale incidente. Rientrano in questa categoria sia le misure di protezione collettiva come le barriere di sicurezza, gli impianti antincendio e le procedure di emergenza</w:t>
      </w:r>
      <w:r w:rsidR="00013A2E" w:rsidRPr="0041380A">
        <w:rPr>
          <w:highlight w:val="green"/>
        </w:rPr>
        <w:t xml:space="preserve">, </w:t>
      </w:r>
      <w:r w:rsidR="00395335" w:rsidRPr="0041380A">
        <w:rPr>
          <w:highlight w:val="green"/>
        </w:rPr>
        <w:t>sia</w:t>
      </w:r>
      <w:r w:rsidR="00013A2E" w:rsidRPr="0041380A">
        <w:rPr>
          <w:highlight w:val="green"/>
        </w:rPr>
        <w:t xml:space="preserve"> le misure individuali rappresentate dai </w:t>
      </w:r>
      <w:r w:rsidRPr="0041380A">
        <w:rPr>
          <w:highlight w:val="green"/>
        </w:rPr>
        <w:t>Dispositivi di Protezione Individuale, o DPI, forniti ai lavoratori, come caschi, guanti, scarpe antinfortunistiche, cuffie antirumore e maschere filtranti.</w:t>
      </w:r>
    </w:p>
    <w:p w14:paraId="67612D0F" w14:textId="77777777" w:rsidR="00395335" w:rsidRPr="0041380A" w:rsidRDefault="00013A2E" w:rsidP="00FF0EBE">
      <w:pPr>
        <w:jc w:val="both"/>
        <w:rPr>
          <w:highlight w:val="green"/>
        </w:rPr>
      </w:pPr>
      <w:r w:rsidRPr="0041380A">
        <w:rPr>
          <w:highlight w:val="green"/>
        </w:rPr>
        <w:t xml:space="preserve">Un altro elemento fondamentale del DVR è il programma di miglioramento. </w:t>
      </w:r>
    </w:p>
    <w:p w14:paraId="7485FBC9" w14:textId="1EB380CE" w:rsidR="00013A2E" w:rsidRPr="0041380A" w:rsidRDefault="00013A2E" w:rsidP="00FF0EBE">
      <w:pPr>
        <w:jc w:val="both"/>
        <w:rPr>
          <w:highlight w:val="green"/>
        </w:rPr>
      </w:pPr>
      <w:r w:rsidRPr="0041380A">
        <w:rPr>
          <w:highlight w:val="green"/>
        </w:rPr>
        <w:t>La sicurezza sul lavoro, infatti, non è una condizione che si raggiunge una volta per tutte, ma un processo in continua evoluzione. Per questo motivo il documento deve prevedere una serie di interventi finalizzati a migliorare progressivamente i livelli di sicurezza aziendale. In tale programma vengono stabilite le azioni da realizzare, le priorità da seguire, le tempistiche previste e le risorse necessarie per attuare gli interventi programmati.</w:t>
      </w:r>
    </w:p>
    <w:p w14:paraId="36D7F201" w14:textId="2B7A40FF" w:rsidR="00B612E7" w:rsidRPr="0041380A" w:rsidRDefault="00013A2E" w:rsidP="00FF0EBE">
      <w:pPr>
        <w:jc w:val="both"/>
        <w:rPr>
          <w:highlight w:val="green"/>
        </w:rPr>
      </w:pPr>
      <w:r w:rsidRPr="0041380A">
        <w:rPr>
          <w:highlight w:val="green"/>
        </w:rPr>
        <w:lastRenderedPageBreak/>
        <w:t>Il DVR deve inoltre definire in modo preciso le procedure da seguire per applicare le misure di sicurezza e individuare le persone responsabili della loro attuazione. In altre parole, il documento chiarisce chi deve svolgere determinate attività, quali procedure operative devono essere rispettate e chi è incaricato di verificarne la corretta applicazione. Questo permette di evitare confusioni, sovrapposizioni di compiti o, al contrario, situazioni in cui alcune responsabilità non vengono attribuite a nessuno.</w:t>
      </w:r>
    </w:p>
    <w:p w14:paraId="2551635B" w14:textId="77777777" w:rsidR="00013A2E" w:rsidRPr="0041380A" w:rsidRDefault="00013A2E" w:rsidP="00FF0EBE">
      <w:pPr>
        <w:jc w:val="both"/>
        <w:rPr>
          <w:highlight w:val="green"/>
        </w:rPr>
      </w:pPr>
      <w:r w:rsidRPr="0041380A">
        <w:rPr>
          <w:highlight w:val="green"/>
        </w:rPr>
        <w:t xml:space="preserve">All'interno del documento devono essere riportati anche i nominativi delle principali figure che compongono il sistema aziendale di prevenzione e protezione. </w:t>
      </w:r>
    </w:p>
    <w:p w14:paraId="2E6C4DB8" w14:textId="3AF00736" w:rsidR="00013A2E" w:rsidRPr="0041380A" w:rsidRDefault="00013A2E" w:rsidP="00FF0EBE">
      <w:pPr>
        <w:jc w:val="both"/>
        <w:rPr>
          <w:highlight w:val="green"/>
        </w:rPr>
      </w:pPr>
      <w:r w:rsidRPr="0041380A">
        <w:rPr>
          <w:highlight w:val="green"/>
        </w:rPr>
        <w:t>Tra queste troviamo il Responsabile del Servizio di Prevenzione e Protezione, detto RSPP, che supporta il datore di lavoro nell'individuazione dei rischi e nell'organizzazione delle misure preventive. È poi presente il Rappresentante dei Lavoratori per la Sicurezza, o RLS, che ha il compito di rappresentare i lavoratori nelle questioni riguardanti la salute e la sicurezza sul lavoro. Nelle aziende in cui non è presente un RLS interno interviene il RLST, cioè il Rappresentante dei Lavoratori per la Sicurezza Territoriale. Infine, quando previsto, viene indicato il Medico Competente, che si occupa della sorveglianza sanitaria dei lavoratori e collabora alla valutazione dei rischi.</w:t>
      </w:r>
    </w:p>
    <w:p w14:paraId="21D8145E" w14:textId="4858B872" w:rsidR="00013A2E" w:rsidRPr="0041380A" w:rsidRDefault="00013A2E" w:rsidP="00FF0EBE">
      <w:pPr>
        <w:jc w:val="both"/>
        <w:rPr>
          <w:highlight w:val="green"/>
        </w:rPr>
      </w:pPr>
      <w:r w:rsidRPr="0041380A">
        <w:rPr>
          <w:highlight w:val="green"/>
        </w:rPr>
        <w:t>Il DVR deve anche individuare le mansioni che comportano rischi particolari e che richiedono competenze specifiche per essere svolte in sicurezza. Si pensi, ad esempio, alla conduzione di carrelli elevatori o gru, ai lavori elettrici, ai lavori in quota oppure alle attività che prevedono l'utilizzo di sostanze pericolose. Per queste mansioni la legge richiede che i lavoratori possiedano una formazione adeguata, una preparazione specifica e, quando necessario, un addestramento pratico che consenta loro di operare in condizioni di sicurezza.</w:t>
      </w:r>
    </w:p>
    <w:p w14:paraId="1A4C8FEA" w14:textId="77777777" w:rsidR="00013A2E" w:rsidRPr="0041380A" w:rsidRDefault="00013A2E" w:rsidP="00FF0EBE">
      <w:pPr>
        <w:jc w:val="both"/>
        <w:rPr>
          <w:highlight w:val="green"/>
        </w:rPr>
      </w:pPr>
    </w:p>
    <w:p w14:paraId="70A551AE" w14:textId="1F0F068B" w:rsidR="00013A2E" w:rsidRPr="0041380A" w:rsidRDefault="00013A2E" w:rsidP="00FF0EBE">
      <w:pPr>
        <w:jc w:val="both"/>
        <w:rPr>
          <w:highlight w:val="green"/>
        </w:rPr>
      </w:pPr>
      <w:r w:rsidRPr="0041380A">
        <w:rPr>
          <w:highlight w:val="green"/>
        </w:rPr>
        <w:t>Nel caso di una nuova impresa, la normativa stabilisce che la valutazione dei rischi debba essere effettuata fin dall'inizio dell'attività lavorativa. Il Documento di Valutazione dei Rischi può essere formalmente redatto entro novanta giorni dall'avvio dell'impresa, ma ciò non significa che il datore di lavoro possa attendere per adottare le misure di sicurezza. Fin dal primo giorno di attività, infatti, è tenuto a individuare i rischi presenti e a mettere in atto tutte le misure necessarie per proteggere i lavoratori.</w:t>
      </w:r>
    </w:p>
    <w:p w14:paraId="6BEAC3FA" w14:textId="77777777" w:rsidR="0041380A" w:rsidRPr="0041380A" w:rsidRDefault="0041380A" w:rsidP="00FF0EBE">
      <w:pPr>
        <w:jc w:val="both"/>
        <w:rPr>
          <w:highlight w:val="green"/>
        </w:rPr>
      </w:pPr>
    </w:p>
    <w:p w14:paraId="02710286" w14:textId="77777777" w:rsidR="00542DD0" w:rsidRPr="0041380A" w:rsidRDefault="00542DD0" w:rsidP="00FF0EBE">
      <w:pPr>
        <w:jc w:val="both"/>
        <w:rPr>
          <w:highlight w:val="green"/>
        </w:rPr>
      </w:pPr>
      <w:r w:rsidRPr="0041380A">
        <w:rPr>
          <w:highlight w:val="green"/>
        </w:rPr>
        <w:t xml:space="preserve">Il Documento di Valutazione dei Rischi rappresenta uno strumento fondamentale per la tutela della salute e della sicurezza nei luoghi di lavoro. Non si tratta di un semplice obbligo burocratico, ma di un documento operativo che consente di individuare i pericoli presenti, valutare i rischi, pianificare gli interventi necessari e migliorare continuamente le condizioni di sicurezza. </w:t>
      </w:r>
    </w:p>
    <w:p w14:paraId="4BD273C9" w14:textId="0DDA1554" w:rsidR="00542DD0" w:rsidRDefault="00542DD0" w:rsidP="00FF0EBE">
      <w:pPr>
        <w:jc w:val="both"/>
      </w:pPr>
      <w:r w:rsidRPr="0041380A">
        <w:rPr>
          <w:highlight w:val="green"/>
        </w:rPr>
        <w:t>Attraverso il DVR, l'azienda dimostra di adottare un approccio sistematico alla prevenzione, con l'obiettivo di ridurre gli infortuni, prevenire le malattie professionali e garantire un ambiente di lavoro più sicuro per tutti i lavoratori.</w:t>
      </w:r>
    </w:p>
    <w:p w14:paraId="01C9FDD1" w14:textId="77777777" w:rsidR="0013252A" w:rsidRDefault="0013252A" w:rsidP="00FF0EBE">
      <w:pPr>
        <w:jc w:val="both"/>
      </w:pPr>
    </w:p>
    <w:p w14:paraId="138C734F" w14:textId="77777777" w:rsidR="00D22FCB" w:rsidRDefault="00000000">
      <w:pPr>
        <w:pStyle w:val="Titolo2"/>
      </w:pPr>
      <w:r>
        <w:t>3.3 — Stress Lavoro-Correlato (SLC): Metodologia INAIL 2017</w:t>
      </w:r>
    </w:p>
    <w:p w14:paraId="0E30657C" w14:textId="77777777" w:rsidR="00D22FCB" w:rsidRDefault="00D22FCB"/>
    <w:p w14:paraId="71B1F9F8" w14:textId="77777777" w:rsidR="00D22FCB" w:rsidRDefault="00000000">
      <w:r>
        <w:t>Fonte primaria: INAIL, 'La metodologia per la valutazione e gestione del rischio stress lavoro-correlato', Collana Ricerche, 2017 (ISBN 978-88-7484-570-5). Scaricabile gratuitamente da inail.it.</w:t>
      </w:r>
      <w:ins w:id="8" w:author="Claude" w:date="2026-06-09T00:00:00Z">
        <w:r>
          <w:rPr>
            <w:i/>
            <w:iCs/>
            <w:color w:val="7F7F7F"/>
          </w:rPr>
          <w:t xml:space="preserve"> [ISBN da verificare sulla scheda di catalogo INAIL.]</w:t>
        </w:r>
      </w:ins>
    </w:p>
    <w:p w14:paraId="53CF9A93"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4FAFFD2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5E69E06D" w14:textId="77777777" w:rsidR="00D22FCB" w:rsidRDefault="00000000">
            <w:r>
              <w:rPr>
                <w:i/>
                <w:iCs/>
                <w:sz w:val="20"/>
                <w:szCs w:val="20"/>
              </w:rPr>
              <w:t>QUADRO NORMATIVO DI RIFERIMENTO (da INAIL 2017):</w:t>
            </w:r>
          </w:p>
          <w:p w14:paraId="1ED3AC70" w14:textId="77777777" w:rsidR="00D22FCB" w:rsidRDefault="00D22FCB"/>
          <w:p w14:paraId="398AFB50" w14:textId="77777777" w:rsidR="00D22FCB" w:rsidRDefault="00000000">
            <w:r>
              <w:rPr>
                <w:i/>
                <w:iCs/>
                <w:sz w:val="20"/>
                <w:szCs w:val="20"/>
              </w:rPr>
              <w:t xml:space="preserve">Il </w:t>
            </w:r>
            <w:proofErr w:type="spellStart"/>
            <w:r>
              <w:rPr>
                <w:i/>
                <w:iCs/>
                <w:sz w:val="20"/>
                <w:szCs w:val="20"/>
              </w:rPr>
              <w:t>D.Lgs.</w:t>
            </w:r>
            <w:proofErr w:type="spellEnd"/>
            <w:r>
              <w:rPr>
                <w:i/>
                <w:iCs/>
                <w:sz w:val="20"/>
                <w:szCs w:val="20"/>
              </w:rPr>
              <w:t xml:space="preserve"> 81/2008 ha specificamente individuato lo stress lavoro-correlato come uno dei rischi oggetto di valutazione e di conseguente adeguata gestione, secondo i contenuti dell'Accordo Quadro europeo dell'8 ottobre 2004.</w:t>
            </w:r>
          </w:p>
          <w:p w14:paraId="23D7EF80" w14:textId="77777777" w:rsidR="00D22FCB" w:rsidRDefault="00D22FCB"/>
          <w:p w14:paraId="2E0BC742" w14:textId="77777777" w:rsidR="00D22FCB" w:rsidRDefault="00000000">
            <w:r>
              <w:rPr>
                <w:i/>
                <w:iCs/>
                <w:sz w:val="20"/>
                <w:szCs w:val="20"/>
              </w:rPr>
              <w:t>La Commissione consultiva permanente ha elaborato le 'Indicazioni necessarie alla valutazione del rischio SLC' (G.U. n. 304 del 30/12/2010), che rappresentano il 'livello minimo di attuazione dell'obbligo'.</w:t>
            </w:r>
          </w:p>
          <w:p w14:paraId="14E80CF1" w14:textId="77777777" w:rsidR="00D22FCB" w:rsidRDefault="00D22FCB"/>
          <w:p w14:paraId="2545247D" w14:textId="77777777" w:rsidR="00D22FCB" w:rsidRDefault="00000000">
            <w:r>
              <w:rPr>
                <w:i/>
                <w:iCs/>
                <w:sz w:val="20"/>
                <w:szCs w:val="20"/>
              </w:rPr>
              <w:lastRenderedPageBreak/>
              <w:t xml:space="preserve">La metodologia INAIL 2017 (sviluppata dal Dipartimento DIMEILA) riadatta e integra il modello Management Standard dell'Health and </w:t>
            </w:r>
            <w:proofErr w:type="spellStart"/>
            <w:r>
              <w:rPr>
                <w:i/>
                <w:iCs/>
                <w:sz w:val="20"/>
                <w:szCs w:val="20"/>
              </w:rPr>
              <w:t>Safety</w:t>
            </w:r>
            <w:proofErr w:type="spellEnd"/>
            <w:r>
              <w:rPr>
                <w:i/>
                <w:iCs/>
                <w:sz w:val="20"/>
                <w:szCs w:val="20"/>
              </w:rPr>
              <w:t xml:space="preserve"> Executive (HSE) britannico, offrendo:</w:t>
            </w:r>
          </w:p>
          <w:p w14:paraId="689585F5" w14:textId="77777777" w:rsidR="00D22FCB" w:rsidRDefault="00000000">
            <w:r>
              <w:rPr>
                <w:i/>
                <w:iCs/>
                <w:sz w:val="20"/>
                <w:szCs w:val="20"/>
              </w:rPr>
              <w:t xml:space="preserve">   - Un percorso sistematico e scientificamente fondato;</w:t>
            </w:r>
          </w:p>
          <w:p w14:paraId="4B40EAD5" w14:textId="77777777" w:rsidR="00D22FCB" w:rsidRDefault="00000000">
            <w:r>
              <w:rPr>
                <w:i/>
                <w:iCs/>
                <w:sz w:val="20"/>
                <w:szCs w:val="20"/>
              </w:rPr>
              <w:t xml:space="preserve">   - Coinvolgimento attivo di tutte le figure della prevenzione;</w:t>
            </w:r>
          </w:p>
          <w:p w14:paraId="147DDDA0" w14:textId="77777777" w:rsidR="00D22FCB" w:rsidRDefault="00000000">
            <w:r>
              <w:rPr>
                <w:i/>
                <w:iCs/>
                <w:sz w:val="20"/>
                <w:szCs w:val="20"/>
              </w:rPr>
              <w:t xml:space="preserve">   - Una piattaforma online gratuita (previa registrazione su inail.it) per la gestione dei dati;</w:t>
            </w:r>
          </w:p>
          <w:p w14:paraId="3BABFA59" w14:textId="77777777" w:rsidR="00D22FCB" w:rsidRDefault="00000000">
            <w:r>
              <w:rPr>
                <w:i/>
                <w:iCs/>
                <w:sz w:val="20"/>
                <w:szCs w:val="20"/>
              </w:rPr>
              <w:t xml:space="preserve">   - Uno dei bacini di dati più ampi in Europa sulla tematica.</w:t>
            </w:r>
          </w:p>
        </w:tc>
      </w:tr>
    </w:tbl>
    <w:p w14:paraId="2D8F8C53" w14:textId="77777777" w:rsidR="00D22FCB" w:rsidRDefault="00D22FCB"/>
    <w:p w14:paraId="770706BE" w14:textId="77777777" w:rsidR="00D22FCB" w:rsidRDefault="00000000">
      <w:pPr>
        <w:pStyle w:val="Titolo3"/>
      </w:pPr>
      <w:r>
        <w:t>Struttura della metodologia INAIL per la valutazione SLC</w:t>
      </w:r>
    </w:p>
    <w:p w14:paraId="639AA8DF" w14:textId="77777777" w:rsidR="00D22FCB" w:rsidRDefault="00000000">
      <w:pPr>
        <w:pStyle w:val="Paragrafoelenco"/>
        <w:numPr>
          <w:ilvl w:val="0"/>
          <w:numId w:val="2"/>
        </w:numPr>
      </w:pPr>
      <w:r>
        <w:t>Fase propedeutica: costituzione del gruppo di gestione della valutazione, pianificazione</w:t>
      </w:r>
    </w:p>
    <w:p w14:paraId="3F4D6AF9" w14:textId="77777777" w:rsidR="00D22FCB" w:rsidRDefault="00000000">
      <w:pPr>
        <w:pStyle w:val="Paragrafoelenco"/>
        <w:numPr>
          <w:ilvl w:val="0"/>
          <w:numId w:val="2"/>
        </w:numPr>
      </w:pPr>
      <w:r>
        <w:t>Fase di valutazione preliminare: lista di controllo degli indicatori oggettivi (eventi sentinella, fattori di contenuto e di contesto del lavoro)</w:t>
      </w:r>
    </w:p>
    <w:p w14:paraId="180DA4E2" w14:textId="77777777" w:rsidR="00D22FCB" w:rsidRDefault="00000000">
      <w:pPr>
        <w:pStyle w:val="Paragrafoelenco"/>
        <w:numPr>
          <w:ilvl w:val="0"/>
          <w:numId w:val="2"/>
        </w:numPr>
      </w:pPr>
      <w:r>
        <w:t>Fase di valutazione approfondita (se necessaria): somministrazione di questionari validati ai lavoratori — attivata solo quando la valutazione preliminare evidenzia rischio non eliminabile con azioni correttive</w:t>
      </w:r>
    </w:p>
    <w:p w14:paraId="5E7B1E15" w14:textId="77777777" w:rsidR="00D22FCB" w:rsidRDefault="00D22FCB"/>
    <w:p w14:paraId="343DFD5F" w14:textId="77777777" w:rsidR="00D22FCB" w:rsidRDefault="00000000">
      <w:pPr>
        <w:pStyle w:val="Titolo3"/>
      </w:pPr>
      <w:r>
        <w:t>Le 10 Dimensioni descrittive del rischio SLC</w:t>
      </w:r>
    </w:p>
    <w:p w14:paraId="492DF503" w14:textId="77777777" w:rsidR="00D22FCB" w:rsidRDefault="00000000">
      <w:r>
        <w:t>La metodologia identifica 10 dimensioni classificabili in Contenuto e Contesto del lavoro:</w:t>
      </w:r>
    </w:p>
    <w:p w14:paraId="031D4338" w14:textId="77777777" w:rsidR="00D22FCB" w:rsidRDefault="00000000">
      <w:pPr>
        <w:pStyle w:val="Paragrafoelenco"/>
        <w:numPr>
          <w:ilvl w:val="0"/>
          <w:numId w:val="2"/>
        </w:numPr>
      </w:pPr>
      <w:r>
        <w:t>Contenuto: carico e ritmo di lavoro, orario di lavoro, ambiente e attrezzature, progettazione dei compiti</w:t>
      </w:r>
    </w:p>
    <w:p w14:paraId="14A867A1" w14:textId="77777777" w:rsidR="00D22FCB" w:rsidRDefault="00000000">
      <w:pPr>
        <w:pStyle w:val="Paragrafoelenco"/>
        <w:numPr>
          <w:ilvl w:val="0"/>
          <w:numId w:val="2"/>
        </w:numPr>
      </w:pPr>
      <w:r>
        <w:t>Contesto: cultura organizzativa, ruolo nell'organizzazione, sviluppo di carriera, autonomia decisionale, relazioni interpersonali, interfaccia famiglia-lavoro</w:t>
      </w:r>
    </w:p>
    <w:p w14:paraId="1B9C4C62"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3DB8562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562AFB41" w14:textId="77777777" w:rsidR="00D22FCB" w:rsidRDefault="00000000">
            <w:r>
              <w:rPr>
                <w:i/>
                <w:iCs/>
                <w:sz w:val="20"/>
                <w:szCs w:val="20"/>
              </w:rPr>
              <w:t>Come citare: INAIL — Dipartimento di medicina, epidemiologia, igiene del lavoro e ambientale.</w:t>
            </w:r>
          </w:p>
          <w:p w14:paraId="49F5DA88" w14:textId="77777777" w:rsidR="00D22FCB" w:rsidRDefault="00000000">
            <w:r>
              <w:rPr>
                <w:i/>
                <w:iCs/>
                <w:sz w:val="20"/>
                <w:szCs w:val="20"/>
              </w:rPr>
              <w:t>'La metodologia per la valutazione e gestione del rischio stress lavoro-correlato'.</w:t>
            </w:r>
          </w:p>
          <w:p w14:paraId="77CD7F26" w14:textId="77777777" w:rsidR="00D22FCB" w:rsidRDefault="00000000">
            <w:r>
              <w:rPr>
                <w:i/>
                <w:iCs/>
                <w:sz w:val="20"/>
                <w:szCs w:val="20"/>
              </w:rPr>
              <w:t>Tipolitografia Inail, Milano, settembre 2017. ISBN 978-88-7484-570-5.</w:t>
            </w:r>
          </w:p>
          <w:p w14:paraId="2193DCA7" w14:textId="77777777" w:rsidR="00D22FCB" w:rsidRDefault="00000000">
            <w:r>
              <w:rPr>
                <w:i/>
                <w:iCs/>
                <w:sz w:val="20"/>
                <w:szCs w:val="20"/>
              </w:rPr>
              <w:t>Disponibile su: inail.it/portale/it/inail-comunica/pubblicazioni/catalogo-generale</w:t>
            </w:r>
          </w:p>
          <w:p w14:paraId="4084B248" w14:textId="77777777" w:rsidR="00D22FCB" w:rsidRDefault="00000000">
            <w:r>
              <w:rPr>
                <w:i/>
                <w:iCs/>
                <w:sz w:val="20"/>
                <w:szCs w:val="20"/>
              </w:rPr>
              <w:t>Contatto: stresslavorocorrelato@inail.it</w:t>
            </w:r>
          </w:p>
        </w:tc>
      </w:tr>
    </w:tbl>
    <w:p w14:paraId="63CE5336" w14:textId="77777777" w:rsidR="00D22FCB" w:rsidRDefault="00D22FCB"/>
    <w:p w14:paraId="78BFD0A0" w14:textId="77777777" w:rsidR="001026CB" w:rsidRPr="00D20212" w:rsidRDefault="001026CB" w:rsidP="001026CB">
      <w:pPr>
        <w:jc w:val="both"/>
        <w:rPr>
          <w:highlight w:val="green"/>
        </w:rPr>
      </w:pPr>
      <w:r w:rsidRPr="00D20212">
        <w:rPr>
          <w:vanish/>
          <w:highlight w:val="green"/>
        </w:rPr>
        <w:t>Fine modulo</w:t>
      </w:r>
    </w:p>
    <w:p w14:paraId="149ABD98" w14:textId="77777777" w:rsidR="001026CB" w:rsidRPr="00D20212" w:rsidRDefault="001026CB" w:rsidP="001026CB">
      <w:pPr>
        <w:jc w:val="both"/>
        <w:rPr>
          <w:highlight w:val="green"/>
        </w:rPr>
      </w:pPr>
      <w:r w:rsidRPr="00D20212">
        <w:rPr>
          <w:highlight w:val="green"/>
        </w:rPr>
        <w:t xml:space="preserve">Lo </w:t>
      </w:r>
      <w:r w:rsidRPr="00D20212">
        <w:rPr>
          <w:b/>
          <w:bCs/>
          <w:highlight w:val="green"/>
        </w:rPr>
        <w:t>stress lavoro-correlato (SLC)</w:t>
      </w:r>
      <w:r w:rsidRPr="00D20212">
        <w:rPr>
          <w:highlight w:val="green"/>
        </w:rPr>
        <w:t xml:space="preserve"> è oggi riconosciuto come un vero e proprio rischio professionale che può compromettere la salute psicofisica dei lavoratori e influire negativamente sulle prestazioni organizzative dell'azienda. Per questo motivo il legislatore italiano ha previsto specifici obblighi di valutazione e gestione di tale rischio all'interno del sistema della salute e sicurezza sul lavoro.</w:t>
      </w:r>
    </w:p>
    <w:p w14:paraId="0F6820B3" w14:textId="76D62AE3" w:rsidR="001026CB" w:rsidRPr="00D20212" w:rsidRDefault="001026CB" w:rsidP="001026CB">
      <w:pPr>
        <w:jc w:val="both"/>
        <w:rPr>
          <w:highlight w:val="green"/>
        </w:rPr>
      </w:pPr>
      <w:r w:rsidRPr="00D20212">
        <w:rPr>
          <w:highlight w:val="green"/>
        </w:rPr>
        <w:t xml:space="preserve">Il riferimento normativo principale è il </w:t>
      </w:r>
      <w:r w:rsidRPr="00D20212">
        <w:rPr>
          <w:b/>
          <w:bCs/>
          <w:highlight w:val="green"/>
        </w:rPr>
        <w:t>Decreto Legislativo 81 del 2008</w:t>
      </w:r>
      <w:r w:rsidRPr="00D20212">
        <w:rPr>
          <w:highlight w:val="green"/>
        </w:rPr>
        <w:t xml:space="preserve">, </w:t>
      </w:r>
      <w:r w:rsidR="00D31D83" w:rsidRPr="00D20212">
        <w:rPr>
          <w:highlight w:val="green"/>
        </w:rPr>
        <w:t>che all</w:t>
      </w:r>
      <w:r w:rsidRPr="00D20212">
        <w:rPr>
          <w:highlight w:val="green"/>
        </w:rPr>
        <w:t>'articolo 28 stabilisce che la valutazione dei rischi debba comprendere tutti i rischi per la salute e la sicurezza dei lavoratori, includendo esplicitamente quelli collegati allo stress lavoro-correlato.</w:t>
      </w:r>
    </w:p>
    <w:p w14:paraId="28BB3A83" w14:textId="77777777" w:rsidR="001026CB" w:rsidRPr="00D20212" w:rsidRDefault="001026CB" w:rsidP="001026CB">
      <w:pPr>
        <w:jc w:val="both"/>
        <w:rPr>
          <w:highlight w:val="green"/>
        </w:rPr>
      </w:pPr>
      <w:r w:rsidRPr="00D20212">
        <w:rPr>
          <w:highlight w:val="green"/>
        </w:rPr>
        <w:t>Questa previsione recepisce quanto stabilito dall'</w:t>
      </w:r>
      <w:r w:rsidRPr="00D20212">
        <w:rPr>
          <w:b/>
          <w:bCs/>
          <w:highlight w:val="green"/>
        </w:rPr>
        <w:t>Accordo Quadro Europeo sullo Stress Lavoro-Correlato</w:t>
      </w:r>
      <w:r w:rsidRPr="00D20212">
        <w:rPr>
          <w:highlight w:val="green"/>
        </w:rPr>
        <w:t>, firmato l'8 ottobre 2004 dalle organizzazioni europee dei datori di lavoro e dei lavoratori. L'accordo riconosce che determinate condizioni organizzative possono generare situazioni di stress quando le richieste lavorative risultano superiori alle capacità o alle risorse che il lavoratore percepisce di possedere per affrontarle.</w:t>
      </w:r>
    </w:p>
    <w:p w14:paraId="31C07202" w14:textId="77777777" w:rsidR="001026CB" w:rsidRPr="00D20212" w:rsidRDefault="001026CB" w:rsidP="001026CB">
      <w:pPr>
        <w:jc w:val="both"/>
        <w:rPr>
          <w:highlight w:val="green"/>
        </w:rPr>
      </w:pPr>
      <w:r w:rsidRPr="00D20212">
        <w:rPr>
          <w:highlight w:val="green"/>
        </w:rPr>
        <w:t>Secondo tale accordo, lo stress non deve essere considerato una malattia, ma una condizione che, se prolungata nel tempo, può determinare conseguenze significative sulla salute fisica, psicologica e sociale delle persone, oltre a produrre effetti negativi sull'organizzazione aziendale, come aumento dell'assenteismo, calo della produttività, incremento degli errori e peggioramento del clima lavorativo.</w:t>
      </w:r>
    </w:p>
    <w:p w14:paraId="3EE275F7" w14:textId="77777777" w:rsidR="001026CB" w:rsidRPr="00D20212" w:rsidRDefault="001026CB" w:rsidP="001026CB">
      <w:pPr>
        <w:jc w:val="both"/>
        <w:rPr>
          <w:highlight w:val="green"/>
        </w:rPr>
      </w:pPr>
      <w:r w:rsidRPr="00D20212">
        <w:rPr>
          <w:highlight w:val="green"/>
        </w:rPr>
        <w:t xml:space="preserve">Per rendere operativo questo obbligo normativo, la </w:t>
      </w:r>
      <w:r w:rsidRPr="00D20212">
        <w:rPr>
          <w:b/>
          <w:bCs/>
          <w:highlight w:val="green"/>
        </w:rPr>
        <w:t>Commissione consultiva permanente per la salute e sicurezza sul lavoro</w:t>
      </w:r>
      <w:r w:rsidRPr="00D20212">
        <w:rPr>
          <w:highlight w:val="green"/>
        </w:rPr>
        <w:t xml:space="preserve"> ha elaborato le </w:t>
      </w:r>
      <w:r w:rsidRPr="00D20212">
        <w:rPr>
          <w:i/>
          <w:iCs/>
          <w:highlight w:val="green"/>
        </w:rPr>
        <w:t>Indicazioni necessarie alla valutazione del rischio da stress lavoro-correlato</w:t>
      </w:r>
      <w:r w:rsidRPr="00D20212">
        <w:rPr>
          <w:highlight w:val="green"/>
        </w:rPr>
        <w:t xml:space="preserve">, pubblicate nella </w:t>
      </w:r>
      <w:r w:rsidRPr="00D20212">
        <w:rPr>
          <w:b/>
          <w:bCs/>
          <w:highlight w:val="green"/>
        </w:rPr>
        <w:t>Gazzetta Ufficiale n. 304 del 30 dicembre 2010</w:t>
      </w:r>
      <w:r w:rsidRPr="00D20212">
        <w:rPr>
          <w:highlight w:val="green"/>
        </w:rPr>
        <w:t>.</w:t>
      </w:r>
    </w:p>
    <w:p w14:paraId="10D46A43" w14:textId="77777777" w:rsidR="001026CB" w:rsidRPr="00D20212" w:rsidRDefault="001026CB" w:rsidP="001026CB">
      <w:pPr>
        <w:jc w:val="both"/>
        <w:rPr>
          <w:highlight w:val="green"/>
        </w:rPr>
      </w:pPr>
      <w:r w:rsidRPr="00D20212">
        <w:rPr>
          <w:highlight w:val="green"/>
        </w:rPr>
        <w:t xml:space="preserve">Queste indicazioni costituiscono il cosiddetto </w:t>
      </w:r>
      <w:r w:rsidRPr="00D20212">
        <w:rPr>
          <w:b/>
          <w:bCs/>
          <w:highlight w:val="green"/>
        </w:rPr>
        <w:t>"livello minimo di attuazione dell'obbligo"</w:t>
      </w:r>
      <w:r w:rsidRPr="00D20212">
        <w:rPr>
          <w:highlight w:val="green"/>
        </w:rPr>
        <w:t>, cioè il percorso minimo che ogni datore di lavoro deve seguire per dimostrare di aver correttamente valutato il rischio da stress lavoro-correlato all'interno della propria organizzazione.</w:t>
      </w:r>
    </w:p>
    <w:p w14:paraId="3FFD4489" w14:textId="77777777" w:rsidR="001026CB" w:rsidRPr="00D20212" w:rsidRDefault="001026CB" w:rsidP="001026CB">
      <w:pPr>
        <w:jc w:val="both"/>
        <w:rPr>
          <w:highlight w:val="green"/>
        </w:rPr>
      </w:pPr>
      <w:r w:rsidRPr="00D20212">
        <w:rPr>
          <w:highlight w:val="green"/>
        </w:rPr>
        <w:lastRenderedPageBreak/>
        <w:t xml:space="preserve">Per supportare concretamente le aziende nell'applicazione di tali indicazioni, l'INAIL ha sviluppato una metodologia specifica, aggiornata nel 2017 dal </w:t>
      </w:r>
      <w:r w:rsidRPr="00D20212">
        <w:rPr>
          <w:b/>
          <w:bCs/>
          <w:highlight w:val="green"/>
        </w:rPr>
        <w:t>Dipartimento di Medicina, Epidemiologia, Igiene del Lavoro e Ambientale (DIMEILA)</w:t>
      </w:r>
      <w:r w:rsidRPr="00D20212">
        <w:rPr>
          <w:highlight w:val="green"/>
        </w:rPr>
        <w:t>.</w:t>
      </w:r>
    </w:p>
    <w:p w14:paraId="723B1E73" w14:textId="77777777" w:rsidR="001026CB" w:rsidRPr="00D20212" w:rsidRDefault="001026CB" w:rsidP="001026CB">
      <w:pPr>
        <w:jc w:val="both"/>
        <w:rPr>
          <w:highlight w:val="green"/>
        </w:rPr>
      </w:pPr>
      <w:r w:rsidRPr="00D20212">
        <w:rPr>
          <w:highlight w:val="green"/>
        </w:rPr>
        <w:t xml:space="preserve">La </w:t>
      </w:r>
      <w:r w:rsidRPr="00D20212">
        <w:rPr>
          <w:b/>
          <w:bCs/>
          <w:highlight w:val="green"/>
        </w:rPr>
        <w:t>Metodologia INAIL 2017</w:t>
      </w:r>
      <w:r w:rsidRPr="00D20212">
        <w:rPr>
          <w:highlight w:val="green"/>
        </w:rPr>
        <w:t xml:space="preserve"> rappresenta oggi il principale riferimento tecnico-scientifico utilizzato in Italia per la valutazione del rischio da stress lavoro-correlato. Essa nasce dall'adattamento del modello dei </w:t>
      </w:r>
      <w:r w:rsidRPr="00D20212">
        <w:rPr>
          <w:b/>
          <w:bCs/>
          <w:highlight w:val="green"/>
        </w:rPr>
        <w:t>Management Standards</w:t>
      </w:r>
      <w:r w:rsidRPr="00D20212">
        <w:rPr>
          <w:highlight w:val="green"/>
        </w:rPr>
        <w:t xml:space="preserve"> elaborato dall'ente britannico </w:t>
      </w:r>
      <w:r w:rsidRPr="00D20212">
        <w:rPr>
          <w:b/>
          <w:bCs/>
          <w:highlight w:val="green"/>
        </w:rPr>
        <w:t xml:space="preserve">Health and </w:t>
      </w:r>
      <w:proofErr w:type="spellStart"/>
      <w:r w:rsidRPr="00D20212">
        <w:rPr>
          <w:b/>
          <w:bCs/>
          <w:highlight w:val="green"/>
        </w:rPr>
        <w:t>Safety</w:t>
      </w:r>
      <w:proofErr w:type="spellEnd"/>
      <w:r w:rsidRPr="00D20212">
        <w:rPr>
          <w:b/>
          <w:bCs/>
          <w:highlight w:val="green"/>
        </w:rPr>
        <w:t xml:space="preserve"> Executive (HSE)</w:t>
      </w:r>
      <w:r w:rsidRPr="00D20212">
        <w:rPr>
          <w:highlight w:val="green"/>
        </w:rPr>
        <w:t>, considerato uno dei più autorevoli organismi internazionali nel campo della salute e sicurezza sul lavoro.</w:t>
      </w:r>
    </w:p>
    <w:p w14:paraId="610C0415" w14:textId="77777777" w:rsidR="001026CB" w:rsidRPr="00D20212" w:rsidRDefault="001026CB" w:rsidP="001026CB">
      <w:pPr>
        <w:jc w:val="both"/>
        <w:rPr>
          <w:highlight w:val="green"/>
        </w:rPr>
      </w:pPr>
      <w:r w:rsidRPr="00D20212">
        <w:rPr>
          <w:highlight w:val="green"/>
        </w:rPr>
        <w:t>L'obiettivo della metodologia non è soltanto identificare eventuali condizioni di stress, ma soprattutto promuovere il miglioramento continuo dell'organizzazione del lavoro e del benessere dei lavoratori.</w:t>
      </w:r>
    </w:p>
    <w:p w14:paraId="25057F75" w14:textId="77777777" w:rsidR="001026CB" w:rsidRPr="00D20212" w:rsidRDefault="001026CB" w:rsidP="001026CB">
      <w:pPr>
        <w:jc w:val="both"/>
        <w:rPr>
          <w:highlight w:val="green"/>
        </w:rPr>
      </w:pPr>
      <w:r w:rsidRPr="00D20212">
        <w:rPr>
          <w:highlight w:val="green"/>
        </w:rPr>
        <w:t>Tra i principali punti di forza del metodo INAIL vi sono:</w:t>
      </w:r>
    </w:p>
    <w:p w14:paraId="5EF77F92" w14:textId="77777777" w:rsidR="001026CB" w:rsidRPr="00D20212" w:rsidRDefault="001026CB" w:rsidP="001026CB">
      <w:pPr>
        <w:numPr>
          <w:ilvl w:val="0"/>
          <w:numId w:val="25"/>
        </w:numPr>
        <w:jc w:val="both"/>
        <w:rPr>
          <w:highlight w:val="green"/>
        </w:rPr>
      </w:pPr>
      <w:r w:rsidRPr="00D20212">
        <w:rPr>
          <w:highlight w:val="green"/>
        </w:rPr>
        <w:t xml:space="preserve">l'utilizzo di procedure standardizzate e scientificamente validate; </w:t>
      </w:r>
    </w:p>
    <w:p w14:paraId="57E5FC99" w14:textId="77777777" w:rsidR="001026CB" w:rsidRPr="00D20212" w:rsidRDefault="001026CB" w:rsidP="001026CB">
      <w:pPr>
        <w:numPr>
          <w:ilvl w:val="0"/>
          <w:numId w:val="25"/>
        </w:numPr>
        <w:jc w:val="both"/>
        <w:rPr>
          <w:highlight w:val="green"/>
        </w:rPr>
      </w:pPr>
      <w:r w:rsidRPr="00D20212">
        <w:rPr>
          <w:highlight w:val="green"/>
        </w:rPr>
        <w:t xml:space="preserve">il coinvolgimento attivo di tutte le figure del sistema di prevenzione aziendale; </w:t>
      </w:r>
    </w:p>
    <w:p w14:paraId="2D185D63" w14:textId="77777777" w:rsidR="001026CB" w:rsidRPr="00D20212" w:rsidRDefault="001026CB" w:rsidP="001026CB">
      <w:pPr>
        <w:numPr>
          <w:ilvl w:val="0"/>
          <w:numId w:val="25"/>
        </w:numPr>
        <w:jc w:val="both"/>
        <w:rPr>
          <w:highlight w:val="green"/>
        </w:rPr>
      </w:pPr>
      <w:r w:rsidRPr="00D20212">
        <w:rPr>
          <w:highlight w:val="green"/>
        </w:rPr>
        <w:t xml:space="preserve">la disponibilità di strumenti operativi facilmente utilizzabili; </w:t>
      </w:r>
    </w:p>
    <w:p w14:paraId="1AC376B5" w14:textId="77777777" w:rsidR="001026CB" w:rsidRPr="00D20212" w:rsidRDefault="001026CB" w:rsidP="001026CB">
      <w:pPr>
        <w:numPr>
          <w:ilvl w:val="0"/>
          <w:numId w:val="25"/>
        </w:numPr>
        <w:jc w:val="both"/>
        <w:rPr>
          <w:highlight w:val="green"/>
        </w:rPr>
      </w:pPr>
      <w:r w:rsidRPr="00D20212">
        <w:rPr>
          <w:highlight w:val="green"/>
        </w:rPr>
        <w:t xml:space="preserve">la presenza di una piattaforma informatica gratuita messa a disposizione dall'INAIL per la raccolta e l'analisi dei dati; </w:t>
      </w:r>
    </w:p>
    <w:p w14:paraId="57ADCC21" w14:textId="77777777" w:rsidR="001026CB" w:rsidRPr="00D20212" w:rsidRDefault="001026CB" w:rsidP="001026CB">
      <w:pPr>
        <w:numPr>
          <w:ilvl w:val="0"/>
          <w:numId w:val="25"/>
        </w:numPr>
        <w:jc w:val="both"/>
        <w:rPr>
          <w:highlight w:val="green"/>
        </w:rPr>
      </w:pPr>
      <w:r w:rsidRPr="00D20212">
        <w:rPr>
          <w:highlight w:val="green"/>
        </w:rPr>
        <w:t xml:space="preserve">la possibilità di confrontare i risultati ottenuti con un ampio patrimonio informativo nazionale derivante dalle valutazioni effettuate da migliaia di aziende. </w:t>
      </w:r>
    </w:p>
    <w:p w14:paraId="6FD0C1F2" w14:textId="3740DCC4" w:rsidR="001026CB" w:rsidRPr="00D20212" w:rsidRDefault="001026CB" w:rsidP="001026CB">
      <w:pPr>
        <w:jc w:val="both"/>
        <w:rPr>
          <w:highlight w:val="green"/>
        </w:rPr>
      </w:pPr>
      <w:r w:rsidRPr="00D20212">
        <w:rPr>
          <w:highlight w:val="green"/>
        </w:rPr>
        <w:t>Grazie all'ampia diffusione della metodologia, l'INAIL dispone oggi di uno dei più importanti database europei dedicati allo studio dello stress lavoro-correlato.</w:t>
      </w:r>
    </w:p>
    <w:p w14:paraId="7DD5031E" w14:textId="77777777" w:rsidR="00FB5E90" w:rsidRPr="00D20212" w:rsidRDefault="00FB5E90" w:rsidP="001026CB">
      <w:pPr>
        <w:jc w:val="both"/>
        <w:rPr>
          <w:highlight w:val="green"/>
        </w:rPr>
      </w:pPr>
    </w:p>
    <w:p w14:paraId="36AD428C" w14:textId="77777777" w:rsidR="001026CB" w:rsidRPr="00D20212" w:rsidRDefault="001026CB" w:rsidP="001026CB">
      <w:pPr>
        <w:jc w:val="both"/>
        <w:rPr>
          <w:b/>
          <w:bCs/>
          <w:highlight w:val="green"/>
        </w:rPr>
      </w:pPr>
      <w:r w:rsidRPr="00D20212">
        <w:rPr>
          <w:b/>
          <w:bCs/>
          <w:highlight w:val="green"/>
        </w:rPr>
        <w:t>Struttura della metodologia INAIL</w:t>
      </w:r>
    </w:p>
    <w:p w14:paraId="2FDEC269" w14:textId="77777777" w:rsidR="001026CB" w:rsidRPr="00D20212" w:rsidRDefault="001026CB" w:rsidP="001026CB">
      <w:pPr>
        <w:jc w:val="both"/>
        <w:rPr>
          <w:highlight w:val="green"/>
        </w:rPr>
      </w:pPr>
      <w:r w:rsidRPr="00D20212">
        <w:rPr>
          <w:highlight w:val="green"/>
        </w:rPr>
        <w:t>La metodologia INAIL si sviluppa attraverso un percorso articolato in diverse fasi successive.</w:t>
      </w:r>
    </w:p>
    <w:p w14:paraId="0FD50FE9" w14:textId="77777777" w:rsidR="001026CB" w:rsidRPr="00D20212" w:rsidRDefault="001026CB" w:rsidP="001026CB">
      <w:pPr>
        <w:jc w:val="both"/>
        <w:rPr>
          <w:b/>
          <w:bCs/>
          <w:highlight w:val="green"/>
        </w:rPr>
      </w:pPr>
      <w:r w:rsidRPr="00D20212">
        <w:rPr>
          <w:b/>
          <w:bCs/>
          <w:highlight w:val="green"/>
        </w:rPr>
        <w:t>Fase propedeutica</w:t>
      </w:r>
    </w:p>
    <w:p w14:paraId="7BD02858" w14:textId="77777777" w:rsidR="001026CB" w:rsidRPr="00D20212" w:rsidRDefault="001026CB" w:rsidP="001026CB">
      <w:pPr>
        <w:jc w:val="both"/>
        <w:rPr>
          <w:highlight w:val="green"/>
        </w:rPr>
      </w:pPr>
      <w:r w:rsidRPr="00D20212">
        <w:rPr>
          <w:highlight w:val="green"/>
        </w:rPr>
        <w:t xml:space="preserve">La prima fase è definita </w:t>
      </w:r>
      <w:r w:rsidRPr="00D20212">
        <w:rPr>
          <w:b/>
          <w:bCs/>
          <w:highlight w:val="green"/>
        </w:rPr>
        <w:t>fase propedeutica</w:t>
      </w:r>
      <w:r w:rsidRPr="00D20212">
        <w:rPr>
          <w:highlight w:val="green"/>
        </w:rPr>
        <w:t xml:space="preserve"> ed è fondamentale per preparare correttamente l'intero processo di valutazione.</w:t>
      </w:r>
    </w:p>
    <w:p w14:paraId="7BA8BBD7" w14:textId="77777777" w:rsidR="001026CB" w:rsidRPr="00D20212" w:rsidRDefault="001026CB" w:rsidP="001026CB">
      <w:pPr>
        <w:jc w:val="both"/>
        <w:rPr>
          <w:highlight w:val="green"/>
        </w:rPr>
      </w:pPr>
      <w:r w:rsidRPr="00D20212">
        <w:rPr>
          <w:highlight w:val="green"/>
        </w:rPr>
        <w:t xml:space="preserve">In questa fase viene costituito il </w:t>
      </w:r>
      <w:r w:rsidRPr="00D20212">
        <w:rPr>
          <w:b/>
          <w:bCs/>
          <w:highlight w:val="green"/>
        </w:rPr>
        <w:t>gruppo di gestione della valutazione</w:t>
      </w:r>
      <w:r w:rsidRPr="00D20212">
        <w:rPr>
          <w:highlight w:val="green"/>
        </w:rPr>
        <w:t>, composto generalmente da:</w:t>
      </w:r>
    </w:p>
    <w:p w14:paraId="133B1B53" w14:textId="77777777" w:rsidR="001026CB" w:rsidRPr="00D20212" w:rsidRDefault="001026CB" w:rsidP="001026CB">
      <w:pPr>
        <w:numPr>
          <w:ilvl w:val="0"/>
          <w:numId w:val="26"/>
        </w:numPr>
        <w:jc w:val="both"/>
        <w:rPr>
          <w:highlight w:val="green"/>
        </w:rPr>
      </w:pPr>
      <w:r w:rsidRPr="00D20212">
        <w:rPr>
          <w:highlight w:val="green"/>
        </w:rPr>
        <w:t xml:space="preserve">datore di lavoro; </w:t>
      </w:r>
    </w:p>
    <w:p w14:paraId="5D93E823" w14:textId="77777777" w:rsidR="001026CB" w:rsidRPr="00D20212" w:rsidRDefault="001026CB" w:rsidP="001026CB">
      <w:pPr>
        <w:numPr>
          <w:ilvl w:val="0"/>
          <w:numId w:val="26"/>
        </w:numPr>
        <w:jc w:val="both"/>
        <w:rPr>
          <w:highlight w:val="green"/>
        </w:rPr>
      </w:pPr>
      <w:r w:rsidRPr="00D20212">
        <w:rPr>
          <w:highlight w:val="green"/>
        </w:rPr>
        <w:t xml:space="preserve">RSPP; </w:t>
      </w:r>
    </w:p>
    <w:p w14:paraId="0E3D6E45" w14:textId="77777777" w:rsidR="001026CB" w:rsidRPr="00D20212" w:rsidRDefault="001026CB" w:rsidP="001026CB">
      <w:pPr>
        <w:numPr>
          <w:ilvl w:val="0"/>
          <w:numId w:val="26"/>
        </w:numPr>
        <w:jc w:val="both"/>
        <w:rPr>
          <w:highlight w:val="green"/>
        </w:rPr>
      </w:pPr>
      <w:r w:rsidRPr="00D20212">
        <w:rPr>
          <w:highlight w:val="green"/>
        </w:rPr>
        <w:t xml:space="preserve">medico competente, se presente; </w:t>
      </w:r>
    </w:p>
    <w:p w14:paraId="65BC0197" w14:textId="77777777" w:rsidR="001026CB" w:rsidRPr="00D20212" w:rsidRDefault="001026CB" w:rsidP="001026CB">
      <w:pPr>
        <w:numPr>
          <w:ilvl w:val="0"/>
          <w:numId w:val="26"/>
        </w:numPr>
        <w:jc w:val="both"/>
        <w:rPr>
          <w:highlight w:val="green"/>
        </w:rPr>
      </w:pPr>
      <w:r w:rsidRPr="00D20212">
        <w:rPr>
          <w:highlight w:val="green"/>
        </w:rPr>
        <w:t xml:space="preserve">RLS; </w:t>
      </w:r>
    </w:p>
    <w:p w14:paraId="7895E45B" w14:textId="77777777" w:rsidR="001026CB" w:rsidRPr="00D20212" w:rsidRDefault="001026CB" w:rsidP="001026CB">
      <w:pPr>
        <w:numPr>
          <w:ilvl w:val="0"/>
          <w:numId w:val="26"/>
        </w:numPr>
        <w:jc w:val="both"/>
        <w:rPr>
          <w:highlight w:val="green"/>
        </w:rPr>
      </w:pPr>
      <w:r w:rsidRPr="00D20212">
        <w:rPr>
          <w:highlight w:val="green"/>
        </w:rPr>
        <w:t xml:space="preserve">dirigenti e preposti coinvolti; </w:t>
      </w:r>
    </w:p>
    <w:p w14:paraId="2966637B" w14:textId="77777777" w:rsidR="001026CB" w:rsidRPr="00D20212" w:rsidRDefault="001026CB" w:rsidP="001026CB">
      <w:pPr>
        <w:numPr>
          <w:ilvl w:val="0"/>
          <w:numId w:val="26"/>
        </w:numPr>
        <w:jc w:val="both"/>
        <w:rPr>
          <w:highlight w:val="green"/>
        </w:rPr>
      </w:pPr>
      <w:r w:rsidRPr="00D20212">
        <w:rPr>
          <w:highlight w:val="green"/>
        </w:rPr>
        <w:t xml:space="preserve">eventuali consulenti specialistici. </w:t>
      </w:r>
    </w:p>
    <w:p w14:paraId="5803393A" w14:textId="77777777" w:rsidR="001026CB" w:rsidRPr="00D20212" w:rsidRDefault="001026CB" w:rsidP="001026CB">
      <w:pPr>
        <w:jc w:val="both"/>
        <w:rPr>
          <w:highlight w:val="green"/>
        </w:rPr>
      </w:pPr>
      <w:r w:rsidRPr="00D20212">
        <w:rPr>
          <w:highlight w:val="green"/>
        </w:rPr>
        <w:t>Il gruppo ha il compito di pianificare l'intervento, definire tempi e modalità operative, individuare i gruppi omogenei di lavoratori da analizzare e organizzare le attività di comunicazione e coinvolgimento del personale.</w:t>
      </w:r>
    </w:p>
    <w:p w14:paraId="2A269C45" w14:textId="23DB23B3" w:rsidR="001026CB" w:rsidRPr="00D20212" w:rsidRDefault="001026CB" w:rsidP="001026CB">
      <w:pPr>
        <w:jc w:val="both"/>
        <w:rPr>
          <w:highlight w:val="green"/>
        </w:rPr>
      </w:pPr>
      <w:r w:rsidRPr="00D20212">
        <w:rPr>
          <w:highlight w:val="green"/>
        </w:rPr>
        <w:t>Questa fase è particolarmente importante perché una corretta pianificazione aumenta l'affidabilità dei risultati e favorisce la partecipazione dei lavoratori.</w:t>
      </w:r>
    </w:p>
    <w:p w14:paraId="2645D830" w14:textId="77777777" w:rsidR="001026CB" w:rsidRPr="00D20212" w:rsidRDefault="001026CB" w:rsidP="001026CB">
      <w:pPr>
        <w:jc w:val="both"/>
        <w:rPr>
          <w:b/>
          <w:bCs/>
          <w:highlight w:val="green"/>
        </w:rPr>
      </w:pPr>
      <w:r w:rsidRPr="00D20212">
        <w:rPr>
          <w:b/>
          <w:bCs/>
          <w:highlight w:val="green"/>
        </w:rPr>
        <w:t>Fase di valutazione preliminare</w:t>
      </w:r>
    </w:p>
    <w:p w14:paraId="60836A19" w14:textId="77777777" w:rsidR="001026CB" w:rsidRPr="00D20212" w:rsidRDefault="001026CB" w:rsidP="001026CB">
      <w:pPr>
        <w:jc w:val="both"/>
        <w:rPr>
          <w:highlight w:val="green"/>
        </w:rPr>
      </w:pPr>
      <w:r w:rsidRPr="00D20212">
        <w:rPr>
          <w:highlight w:val="green"/>
        </w:rPr>
        <w:t xml:space="preserve">La seconda fase è la </w:t>
      </w:r>
      <w:r w:rsidRPr="00D20212">
        <w:rPr>
          <w:b/>
          <w:bCs/>
          <w:highlight w:val="green"/>
        </w:rPr>
        <w:t>valutazione preliminare</w:t>
      </w:r>
      <w:r w:rsidRPr="00D20212">
        <w:rPr>
          <w:highlight w:val="green"/>
        </w:rPr>
        <w:t>, che rappresenta il primo livello di analisi previsto dalla normativa.</w:t>
      </w:r>
    </w:p>
    <w:p w14:paraId="2C8A37EB" w14:textId="77777777" w:rsidR="001026CB" w:rsidRPr="00D20212" w:rsidRDefault="001026CB" w:rsidP="001026CB">
      <w:pPr>
        <w:jc w:val="both"/>
        <w:rPr>
          <w:highlight w:val="green"/>
        </w:rPr>
      </w:pPr>
      <w:r w:rsidRPr="00D20212">
        <w:rPr>
          <w:highlight w:val="green"/>
        </w:rPr>
        <w:t>Si basa sulla raccolta e sull'analisi di dati oggettivi e verificabili attraverso una specifica lista di controllo fornita dall'INAIL.</w:t>
      </w:r>
    </w:p>
    <w:p w14:paraId="4D900F5B" w14:textId="77777777" w:rsidR="001026CB" w:rsidRPr="00D20212" w:rsidRDefault="001026CB" w:rsidP="001026CB">
      <w:pPr>
        <w:jc w:val="both"/>
        <w:rPr>
          <w:highlight w:val="green"/>
        </w:rPr>
      </w:pPr>
      <w:r w:rsidRPr="00D20212">
        <w:rPr>
          <w:highlight w:val="green"/>
        </w:rPr>
        <w:t>Gli elementi presi in considerazione appartengono a tre grandi categorie.</w:t>
      </w:r>
    </w:p>
    <w:p w14:paraId="2AA9FFDC" w14:textId="77777777" w:rsidR="001026CB" w:rsidRPr="00D20212" w:rsidRDefault="001026CB" w:rsidP="001026CB">
      <w:pPr>
        <w:jc w:val="both"/>
        <w:rPr>
          <w:b/>
          <w:bCs/>
          <w:highlight w:val="green"/>
        </w:rPr>
      </w:pPr>
      <w:r w:rsidRPr="00D20212">
        <w:rPr>
          <w:b/>
          <w:bCs/>
          <w:highlight w:val="green"/>
        </w:rPr>
        <w:t>Eventi sentinella</w:t>
      </w:r>
    </w:p>
    <w:p w14:paraId="56C960AE" w14:textId="77777777" w:rsidR="001026CB" w:rsidRPr="00D20212" w:rsidRDefault="001026CB" w:rsidP="001026CB">
      <w:pPr>
        <w:jc w:val="both"/>
        <w:rPr>
          <w:highlight w:val="green"/>
        </w:rPr>
      </w:pPr>
      <w:r w:rsidRPr="00D20212">
        <w:rPr>
          <w:highlight w:val="green"/>
        </w:rPr>
        <w:t>Gli eventi sentinella sono indicatori che possono segnalare l'esistenza di problematiche organizzative o situazioni di disagio.</w:t>
      </w:r>
    </w:p>
    <w:p w14:paraId="068ED12D" w14:textId="77777777" w:rsidR="001026CB" w:rsidRPr="00D20212" w:rsidRDefault="001026CB" w:rsidP="001026CB">
      <w:pPr>
        <w:jc w:val="both"/>
        <w:rPr>
          <w:highlight w:val="green"/>
        </w:rPr>
      </w:pPr>
      <w:r w:rsidRPr="00D20212">
        <w:rPr>
          <w:highlight w:val="green"/>
        </w:rPr>
        <w:t>Tra i più significativi troviamo:</w:t>
      </w:r>
    </w:p>
    <w:p w14:paraId="2FFB5648" w14:textId="77777777" w:rsidR="001026CB" w:rsidRPr="00D20212" w:rsidRDefault="001026CB" w:rsidP="001026CB">
      <w:pPr>
        <w:numPr>
          <w:ilvl w:val="0"/>
          <w:numId w:val="27"/>
        </w:numPr>
        <w:jc w:val="both"/>
        <w:rPr>
          <w:highlight w:val="green"/>
        </w:rPr>
      </w:pPr>
      <w:r w:rsidRPr="00D20212">
        <w:rPr>
          <w:highlight w:val="green"/>
        </w:rPr>
        <w:t xml:space="preserve">aumento degli infortuni; </w:t>
      </w:r>
    </w:p>
    <w:p w14:paraId="5829E511" w14:textId="77777777" w:rsidR="001026CB" w:rsidRPr="00D20212" w:rsidRDefault="001026CB" w:rsidP="001026CB">
      <w:pPr>
        <w:numPr>
          <w:ilvl w:val="0"/>
          <w:numId w:val="27"/>
        </w:numPr>
        <w:jc w:val="both"/>
        <w:rPr>
          <w:highlight w:val="green"/>
        </w:rPr>
      </w:pPr>
      <w:r w:rsidRPr="00D20212">
        <w:rPr>
          <w:highlight w:val="green"/>
        </w:rPr>
        <w:t xml:space="preserve">incremento delle assenze per malattia; </w:t>
      </w:r>
    </w:p>
    <w:p w14:paraId="5A45A001" w14:textId="77777777" w:rsidR="001026CB" w:rsidRPr="00D20212" w:rsidRDefault="001026CB" w:rsidP="001026CB">
      <w:pPr>
        <w:numPr>
          <w:ilvl w:val="0"/>
          <w:numId w:val="27"/>
        </w:numPr>
        <w:jc w:val="both"/>
        <w:rPr>
          <w:highlight w:val="green"/>
        </w:rPr>
      </w:pPr>
      <w:r w:rsidRPr="00D20212">
        <w:rPr>
          <w:highlight w:val="green"/>
        </w:rPr>
        <w:t xml:space="preserve">elevato turnover del personale; </w:t>
      </w:r>
    </w:p>
    <w:p w14:paraId="3C18369B" w14:textId="77777777" w:rsidR="001026CB" w:rsidRPr="00D20212" w:rsidRDefault="001026CB" w:rsidP="001026CB">
      <w:pPr>
        <w:numPr>
          <w:ilvl w:val="0"/>
          <w:numId w:val="27"/>
        </w:numPr>
        <w:jc w:val="both"/>
        <w:rPr>
          <w:highlight w:val="green"/>
        </w:rPr>
      </w:pPr>
      <w:r w:rsidRPr="00D20212">
        <w:rPr>
          <w:highlight w:val="green"/>
        </w:rPr>
        <w:t xml:space="preserve">procedimenti disciplinari; </w:t>
      </w:r>
    </w:p>
    <w:p w14:paraId="07F3B5E6" w14:textId="77777777" w:rsidR="001026CB" w:rsidRPr="00D20212" w:rsidRDefault="001026CB" w:rsidP="001026CB">
      <w:pPr>
        <w:numPr>
          <w:ilvl w:val="0"/>
          <w:numId w:val="27"/>
        </w:numPr>
        <w:jc w:val="both"/>
        <w:rPr>
          <w:highlight w:val="green"/>
        </w:rPr>
      </w:pPr>
      <w:r w:rsidRPr="00D20212">
        <w:rPr>
          <w:highlight w:val="green"/>
        </w:rPr>
        <w:t xml:space="preserve">richieste di trasferimento; </w:t>
      </w:r>
    </w:p>
    <w:p w14:paraId="2B95E703" w14:textId="77777777" w:rsidR="001026CB" w:rsidRPr="00D20212" w:rsidRDefault="001026CB" w:rsidP="001026CB">
      <w:pPr>
        <w:numPr>
          <w:ilvl w:val="0"/>
          <w:numId w:val="27"/>
        </w:numPr>
        <w:jc w:val="both"/>
        <w:rPr>
          <w:highlight w:val="green"/>
        </w:rPr>
      </w:pPr>
      <w:r w:rsidRPr="00D20212">
        <w:rPr>
          <w:highlight w:val="green"/>
        </w:rPr>
        <w:t xml:space="preserve">segnalazioni di conflitti o lamentele. </w:t>
      </w:r>
    </w:p>
    <w:p w14:paraId="30CC293F" w14:textId="77777777" w:rsidR="001026CB" w:rsidRPr="00D20212" w:rsidRDefault="001026CB" w:rsidP="001026CB">
      <w:pPr>
        <w:jc w:val="both"/>
        <w:rPr>
          <w:highlight w:val="green"/>
        </w:rPr>
      </w:pPr>
      <w:r w:rsidRPr="00D20212">
        <w:rPr>
          <w:highlight w:val="green"/>
        </w:rPr>
        <w:lastRenderedPageBreak/>
        <w:t>Questi eventi non dimostrano automaticamente la presenza di stress, ma rappresentano importanti segnali di allarme.</w:t>
      </w:r>
    </w:p>
    <w:p w14:paraId="2357107C" w14:textId="77777777" w:rsidR="001026CB" w:rsidRPr="00D20212" w:rsidRDefault="001026CB" w:rsidP="001026CB">
      <w:pPr>
        <w:jc w:val="both"/>
        <w:rPr>
          <w:b/>
          <w:bCs/>
          <w:highlight w:val="green"/>
        </w:rPr>
      </w:pPr>
      <w:r w:rsidRPr="00D20212">
        <w:rPr>
          <w:b/>
          <w:bCs/>
          <w:highlight w:val="green"/>
        </w:rPr>
        <w:t>Fattori di contenuto del lavoro</w:t>
      </w:r>
    </w:p>
    <w:p w14:paraId="5E201A2B" w14:textId="77777777" w:rsidR="001026CB" w:rsidRPr="00D20212" w:rsidRDefault="001026CB" w:rsidP="001026CB">
      <w:pPr>
        <w:jc w:val="both"/>
        <w:rPr>
          <w:highlight w:val="green"/>
        </w:rPr>
      </w:pPr>
      <w:r w:rsidRPr="00D20212">
        <w:rPr>
          <w:highlight w:val="green"/>
        </w:rPr>
        <w:t>Questa categoria riguarda gli aspetti direttamente collegati alle caratteristiche dell'attività lavorativa.</w:t>
      </w:r>
    </w:p>
    <w:p w14:paraId="1098DB82" w14:textId="77777777" w:rsidR="001026CB" w:rsidRPr="00D20212" w:rsidRDefault="001026CB" w:rsidP="001026CB">
      <w:pPr>
        <w:jc w:val="both"/>
        <w:rPr>
          <w:highlight w:val="green"/>
        </w:rPr>
      </w:pPr>
      <w:r w:rsidRPr="00D20212">
        <w:rPr>
          <w:highlight w:val="green"/>
        </w:rPr>
        <w:t>Vengono analizzati elementi come:</w:t>
      </w:r>
    </w:p>
    <w:p w14:paraId="5329D5AE" w14:textId="77777777" w:rsidR="001026CB" w:rsidRPr="00D20212" w:rsidRDefault="001026CB" w:rsidP="001026CB">
      <w:pPr>
        <w:numPr>
          <w:ilvl w:val="0"/>
          <w:numId w:val="28"/>
        </w:numPr>
        <w:jc w:val="both"/>
        <w:rPr>
          <w:highlight w:val="green"/>
        </w:rPr>
      </w:pPr>
      <w:r w:rsidRPr="00D20212">
        <w:rPr>
          <w:highlight w:val="green"/>
        </w:rPr>
        <w:t xml:space="preserve">quantità di lavoro richiesta; </w:t>
      </w:r>
    </w:p>
    <w:p w14:paraId="06F74AAF" w14:textId="77777777" w:rsidR="001026CB" w:rsidRPr="00D20212" w:rsidRDefault="001026CB" w:rsidP="001026CB">
      <w:pPr>
        <w:numPr>
          <w:ilvl w:val="0"/>
          <w:numId w:val="28"/>
        </w:numPr>
        <w:jc w:val="both"/>
        <w:rPr>
          <w:highlight w:val="green"/>
        </w:rPr>
      </w:pPr>
      <w:r w:rsidRPr="00D20212">
        <w:rPr>
          <w:highlight w:val="green"/>
        </w:rPr>
        <w:t xml:space="preserve">ritmo di lavoro; </w:t>
      </w:r>
    </w:p>
    <w:p w14:paraId="57F8C037" w14:textId="77777777" w:rsidR="001026CB" w:rsidRPr="00D20212" w:rsidRDefault="001026CB" w:rsidP="001026CB">
      <w:pPr>
        <w:numPr>
          <w:ilvl w:val="0"/>
          <w:numId w:val="28"/>
        </w:numPr>
        <w:jc w:val="both"/>
        <w:rPr>
          <w:highlight w:val="green"/>
        </w:rPr>
      </w:pPr>
      <w:r w:rsidRPr="00D20212">
        <w:rPr>
          <w:highlight w:val="green"/>
        </w:rPr>
        <w:t xml:space="preserve">complessità delle mansioni; </w:t>
      </w:r>
    </w:p>
    <w:p w14:paraId="7CF2D0FF" w14:textId="77777777" w:rsidR="001026CB" w:rsidRPr="00D20212" w:rsidRDefault="001026CB" w:rsidP="001026CB">
      <w:pPr>
        <w:numPr>
          <w:ilvl w:val="0"/>
          <w:numId w:val="28"/>
        </w:numPr>
        <w:jc w:val="both"/>
        <w:rPr>
          <w:highlight w:val="green"/>
        </w:rPr>
      </w:pPr>
      <w:r w:rsidRPr="00D20212">
        <w:rPr>
          <w:highlight w:val="green"/>
        </w:rPr>
        <w:t xml:space="preserve">adeguatezza delle attrezzature; </w:t>
      </w:r>
    </w:p>
    <w:p w14:paraId="0A48D0BC" w14:textId="77777777" w:rsidR="001026CB" w:rsidRPr="00D20212" w:rsidRDefault="001026CB" w:rsidP="001026CB">
      <w:pPr>
        <w:numPr>
          <w:ilvl w:val="0"/>
          <w:numId w:val="28"/>
        </w:numPr>
        <w:jc w:val="both"/>
        <w:rPr>
          <w:highlight w:val="green"/>
        </w:rPr>
      </w:pPr>
      <w:r w:rsidRPr="00D20212">
        <w:rPr>
          <w:highlight w:val="green"/>
        </w:rPr>
        <w:t xml:space="preserve">condizioni ambientali; </w:t>
      </w:r>
    </w:p>
    <w:p w14:paraId="267C66C8" w14:textId="77777777" w:rsidR="001026CB" w:rsidRPr="00D20212" w:rsidRDefault="001026CB" w:rsidP="001026CB">
      <w:pPr>
        <w:numPr>
          <w:ilvl w:val="0"/>
          <w:numId w:val="28"/>
        </w:numPr>
        <w:jc w:val="both"/>
        <w:rPr>
          <w:highlight w:val="green"/>
        </w:rPr>
      </w:pPr>
      <w:r w:rsidRPr="00D20212">
        <w:rPr>
          <w:highlight w:val="green"/>
        </w:rPr>
        <w:t xml:space="preserve">organizzazione degli orari. </w:t>
      </w:r>
    </w:p>
    <w:p w14:paraId="0D7FE020" w14:textId="77777777" w:rsidR="001026CB" w:rsidRPr="00D20212" w:rsidRDefault="001026CB" w:rsidP="001026CB">
      <w:pPr>
        <w:jc w:val="both"/>
        <w:rPr>
          <w:b/>
          <w:bCs/>
          <w:highlight w:val="green"/>
        </w:rPr>
      </w:pPr>
      <w:r w:rsidRPr="00D20212">
        <w:rPr>
          <w:b/>
          <w:bCs/>
          <w:highlight w:val="green"/>
        </w:rPr>
        <w:t>Fattori di contesto del lavoro</w:t>
      </w:r>
    </w:p>
    <w:p w14:paraId="7DC5DA74" w14:textId="77777777" w:rsidR="001026CB" w:rsidRPr="00D20212" w:rsidRDefault="001026CB" w:rsidP="001026CB">
      <w:pPr>
        <w:jc w:val="both"/>
        <w:rPr>
          <w:highlight w:val="green"/>
        </w:rPr>
      </w:pPr>
      <w:r w:rsidRPr="00D20212">
        <w:rPr>
          <w:highlight w:val="green"/>
        </w:rPr>
        <w:t>Questi fattori riguardano invece il modo in cui il lavoro è organizzato e gestito all'interno dell'azienda.</w:t>
      </w:r>
    </w:p>
    <w:p w14:paraId="2A5A8223" w14:textId="77777777" w:rsidR="001026CB" w:rsidRPr="00D20212" w:rsidRDefault="001026CB" w:rsidP="001026CB">
      <w:pPr>
        <w:jc w:val="both"/>
        <w:rPr>
          <w:highlight w:val="green"/>
        </w:rPr>
      </w:pPr>
      <w:r w:rsidRPr="00D20212">
        <w:rPr>
          <w:highlight w:val="green"/>
        </w:rPr>
        <w:t>Tra gli aspetti valutati troviamo:</w:t>
      </w:r>
    </w:p>
    <w:p w14:paraId="6D3F4510" w14:textId="77777777" w:rsidR="001026CB" w:rsidRPr="00D20212" w:rsidRDefault="001026CB" w:rsidP="001026CB">
      <w:pPr>
        <w:numPr>
          <w:ilvl w:val="0"/>
          <w:numId w:val="29"/>
        </w:numPr>
        <w:jc w:val="both"/>
        <w:rPr>
          <w:highlight w:val="green"/>
        </w:rPr>
      </w:pPr>
      <w:r w:rsidRPr="00D20212">
        <w:rPr>
          <w:highlight w:val="green"/>
        </w:rPr>
        <w:t xml:space="preserve">chiarezza dei ruoli; </w:t>
      </w:r>
    </w:p>
    <w:p w14:paraId="2F497A8A" w14:textId="77777777" w:rsidR="001026CB" w:rsidRPr="00D20212" w:rsidRDefault="001026CB" w:rsidP="001026CB">
      <w:pPr>
        <w:numPr>
          <w:ilvl w:val="0"/>
          <w:numId w:val="29"/>
        </w:numPr>
        <w:jc w:val="both"/>
        <w:rPr>
          <w:highlight w:val="green"/>
        </w:rPr>
      </w:pPr>
      <w:r w:rsidRPr="00D20212">
        <w:rPr>
          <w:highlight w:val="green"/>
        </w:rPr>
        <w:t xml:space="preserve">comunicazione interna; </w:t>
      </w:r>
    </w:p>
    <w:p w14:paraId="30EEC033" w14:textId="77777777" w:rsidR="001026CB" w:rsidRPr="00D20212" w:rsidRDefault="001026CB" w:rsidP="001026CB">
      <w:pPr>
        <w:numPr>
          <w:ilvl w:val="0"/>
          <w:numId w:val="29"/>
        </w:numPr>
        <w:jc w:val="both"/>
        <w:rPr>
          <w:highlight w:val="green"/>
        </w:rPr>
      </w:pPr>
      <w:r w:rsidRPr="00D20212">
        <w:rPr>
          <w:highlight w:val="green"/>
        </w:rPr>
        <w:t xml:space="preserve">relazioni con superiori e colleghi; </w:t>
      </w:r>
    </w:p>
    <w:p w14:paraId="5250239E" w14:textId="77777777" w:rsidR="001026CB" w:rsidRPr="00D20212" w:rsidRDefault="001026CB" w:rsidP="001026CB">
      <w:pPr>
        <w:numPr>
          <w:ilvl w:val="0"/>
          <w:numId w:val="29"/>
        </w:numPr>
        <w:jc w:val="both"/>
        <w:rPr>
          <w:highlight w:val="green"/>
        </w:rPr>
      </w:pPr>
      <w:r w:rsidRPr="00D20212">
        <w:rPr>
          <w:highlight w:val="green"/>
        </w:rPr>
        <w:t xml:space="preserve">opportunità di crescita professionale; </w:t>
      </w:r>
    </w:p>
    <w:p w14:paraId="67733BFD" w14:textId="77777777" w:rsidR="001026CB" w:rsidRPr="00D20212" w:rsidRDefault="001026CB" w:rsidP="001026CB">
      <w:pPr>
        <w:numPr>
          <w:ilvl w:val="0"/>
          <w:numId w:val="29"/>
        </w:numPr>
        <w:jc w:val="both"/>
        <w:rPr>
          <w:highlight w:val="green"/>
        </w:rPr>
      </w:pPr>
      <w:r w:rsidRPr="00D20212">
        <w:rPr>
          <w:highlight w:val="green"/>
        </w:rPr>
        <w:t xml:space="preserve">partecipazione ai processi decisionali. </w:t>
      </w:r>
    </w:p>
    <w:p w14:paraId="58860B0C" w14:textId="567FAC66" w:rsidR="001026CB" w:rsidRPr="00D20212" w:rsidRDefault="001026CB" w:rsidP="001026CB">
      <w:pPr>
        <w:jc w:val="both"/>
        <w:rPr>
          <w:highlight w:val="green"/>
        </w:rPr>
      </w:pPr>
      <w:r w:rsidRPr="00D20212">
        <w:rPr>
          <w:highlight w:val="green"/>
        </w:rPr>
        <w:t>Se dalla valutazione preliminare emerge un livello di rischio basso o adeguatamente controllabile attraverso specifiche azioni correttive, il processo può concludersi in questa fase.</w:t>
      </w:r>
    </w:p>
    <w:p w14:paraId="2962B4B6" w14:textId="77777777" w:rsidR="001026CB" w:rsidRPr="00D20212" w:rsidRDefault="001026CB" w:rsidP="001026CB">
      <w:pPr>
        <w:jc w:val="both"/>
        <w:rPr>
          <w:b/>
          <w:bCs/>
          <w:highlight w:val="green"/>
        </w:rPr>
      </w:pPr>
      <w:r w:rsidRPr="00D20212">
        <w:rPr>
          <w:b/>
          <w:bCs/>
          <w:highlight w:val="green"/>
        </w:rPr>
        <w:t>Fase di valutazione approfondita</w:t>
      </w:r>
    </w:p>
    <w:p w14:paraId="4ABB6C6E" w14:textId="77777777" w:rsidR="001026CB" w:rsidRPr="00D20212" w:rsidRDefault="001026CB" w:rsidP="001026CB">
      <w:pPr>
        <w:jc w:val="both"/>
        <w:rPr>
          <w:highlight w:val="green"/>
        </w:rPr>
      </w:pPr>
      <w:r w:rsidRPr="00D20212">
        <w:rPr>
          <w:highlight w:val="green"/>
        </w:rPr>
        <w:t xml:space="preserve">Quando invece il rischio individuato nella fase preliminare risulta significativo o non eliminabile mediante semplici interventi correttivi, è necessario procedere alla </w:t>
      </w:r>
      <w:r w:rsidRPr="00D20212">
        <w:rPr>
          <w:b/>
          <w:bCs/>
          <w:highlight w:val="green"/>
        </w:rPr>
        <w:t>valutazione approfondita</w:t>
      </w:r>
      <w:r w:rsidRPr="00D20212">
        <w:rPr>
          <w:highlight w:val="green"/>
        </w:rPr>
        <w:t>.</w:t>
      </w:r>
    </w:p>
    <w:p w14:paraId="133B884A" w14:textId="77777777" w:rsidR="001026CB" w:rsidRPr="00D20212" w:rsidRDefault="001026CB" w:rsidP="001026CB">
      <w:pPr>
        <w:jc w:val="both"/>
        <w:rPr>
          <w:highlight w:val="green"/>
        </w:rPr>
      </w:pPr>
      <w:r w:rsidRPr="00D20212">
        <w:rPr>
          <w:highlight w:val="green"/>
        </w:rPr>
        <w:t>Questa fase prevede il coinvolgimento diretto dei lavoratori attraverso strumenti scientificamente validati, come:</w:t>
      </w:r>
    </w:p>
    <w:p w14:paraId="6DE82791" w14:textId="77777777" w:rsidR="001026CB" w:rsidRPr="00D20212" w:rsidRDefault="001026CB" w:rsidP="001026CB">
      <w:pPr>
        <w:numPr>
          <w:ilvl w:val="0"/>
          <w:numId w:val="30"/>
        </w:numPr>
        <w:jc w:val="both"/>
        <w:rPr>
          <w:highlight w:val="green"/>
        </w:rPr>
      </w:pPr>
      <w:r w:rsidRPr="00D20212">
        <w:rPr>
          <w:highlight w:val="green"/>
        </w:rPr>
        <w:t xml:space="preserve">questionari standardizzati; </w:t>
      </w:r>
    </w:p>
    <w:p w14:paraId="7E42D7B7" w14:textId="77777777" w:rsidR="001026CB" w:rsidRPr="00D20212" w:rsidRDefault="001026CB" w:rsidP="001026CB">
      <w:pPr>
        <w:numPr>
          <w:ilvl w:val="0"/>
          <w:numId w:val="30"/>
        </w:numPr>
        <w:jc w:val="both"/>
        <w:rPr>
          <w:highlight w:val="green"/>
        </w:rPr>
      </w:pPr>
      <w:r w:rsidRPr="00D20212">
        <w:rPr>
          <w:highlight w:val="green"/>
        </w:rPr>
        <w:t xml:space="preserve">focus group; </w:t>
      </w:r>
    </w:p>
    <w:p w14:paraId="655A7300" w14:textId="77777777" w:rsidR="001026CB" w:rsidRPr="00D20212" w:rsidRDefault="001026CB" w:rsidP="001026CB">
      <w:pPr>
        <w:numPr>
          <w:ilvl w:val="0"/>
          <w:numId w:val="30"/>
        </w:numPr>
        <w:jc w:val="both"/>
        <w:rPr>
          <w:highlight w:val="green"/>
        </w:rPr>
      </w:pPr>
      <w:r w:rsidRPr="00D20212">
        <w:rPr>
          <w:highlight w:val="green"/>
        </w:rPr>
        <w:t xml:space="preserve">interviste strutturate; </w:t>
      </w:r>
    </w:p>
    <w:p w14:paraId="59FABA03" w14:textId="77777777" w:rsidR="001026CB" w:rsidRPr="00D20212" w:rsidRDefault="001026CB" w:rsidP="001026CB">
      <w:pPr>
        <w:numPr>
          <w:ilvl w:val="0"/>
          <w:numId w:val="30"/>
        </w:numPr>
        <w:jc w:val="both"/>
        <w:rPr>
          <w:highlight w:val="green"/>
        </w:rPr>
      </w:pPr>
      <w:r w:rsidRPr="00D20212">
        <w:rPr>
          <w:highlight w:val="green"/>
        </w:rPr>
        <w:t xml:space="preserve">strumenti di rilevazione della percezione soggettiva. </w:t>
      </w:r>
    </w:p>
    <w:p w14:paraId="02BEFE54" w14:textId="77777777" w:rsidR="001026CB" w:rsidRPr="00D20212" w:rsidRDefault="001026CB" w:rsidP="001026CB">
      <w:pPr>
        <w:jc w:val="both"/>
        <w:rPr>
          <w:highlight w:val="green"/>
        </w:rPr>
      </w:pPr>
      <w:r w:rsidRPr="00D20212">
        <w:rPr>
          <w:highlight w:val="green"/>
        </w:rPr>
        <w:t>Lo scopo è raccogliere informazioni sulle esperienze, le percezioni e il livello di benessere dei lavoratori rispetto alle condizioni organizzative.</w:t>
      </w:r>
    </w:p>
    <w:p w14:paraId="742F8BF1" w14:textId="77777777" w:rsidR="001026CB" w:rsidRPr="00D20212" w:rsidRDefault="001026CB" w:rsidP="001026CB">
      <w:pPr>
        <w:jc w:val="both"/>
        <w:rPr>
          <w:highlight w:val="green"/>
        </w:rPr>
      </w:pPr>
      <w:r w:rsidRPr="00D20212">
        <w:rPr>
          <w:highlight w:val="green"/>
        </w:rPr>
        <w:t>La valutazione approfondita consente di comprendere più accuratamente le cause del disagio e di progettare interventi mirati per migliorare l'organizzazione del lavoro.</w:t>
      </w:r>
    </w:p>
    <w:p w14:paraId="5F189BEE" w14:textId="7B0599CC" w:rsidR="001026CB" w:rsidRPr="00D20212" w:rsidRDefault="001026CB" w:rsidP="001026CB">
      <w:pPr>
        <w:jc w:val="both"/>
        <w:rPr>
          <w:highlight w:val="green"/>
        </w:rPr>
      </w:pPr>
    </w:p>
    <w:p w14:paraId="4E22E249" w14:textId="77777777" w:rsidR="001026CB" w:rsidRPr="00D20212" w:rsidRDefault="001026CB" w:rsidP="001026CB">
      <w:pPr>
        <w:jc w:val="both"/>
        <w:rPr>
          <w:b/>
          <w:bCs/>
          <w:highlight w:val="green"/>
        </w:rPr>
      </w:pPr>
      <w:r w:rsidRPr="00D20212">
        <w:rPr>
          <w:b/>
          <w:bCs/>
          <w:highlight w:val="green"/>
        </w:rPr>
        <w:t>Le dieci dimensioni del rischio stress lavoro-correlato</w:t>
      </w:r>
    </w:p>
    <w:p w14:paraId="2B4FE8C8" w14:textId="77777777" w:rsidR="001026CB" w:rsidRPr="00D20212" w:rsidRDefault="001026CB" w:rsidP="001026CB">
      <w:pPr>
        <w:jc w:val="both"/>
        <w:rPr>
          <w:highlight w:val="green"/>
        </w:rPr>
      </w:pPr>
      <w:r w:rsidRPr="00D20212">
        <w:rPr>
          <w:highlight w:val="green"/>
        </w:rPr>
        <w:t xml:space="preserve">Uno degli aspetti più innovativi della metodologia INAIL è l'individuazione di </w:t>
      </w:r>
      <w:r w:rsidRPr="00D20212">
        <w:rPr>
          <w:b/>
          <w:bCs/>
          <w:highlight w:val="green"/>
        </w:rPr>
        <w:t>dieci dimensioni fondamentali</w:t>
      </w:r>
      <w:r w:rsidRPr="00D20212">
        <w:rPr>
          <w:highlight w:val="green"/>
        </w:rPr>
        <w:t xml:space="preserve"> che descrivono i principali fattori organizzativi in grado di influenzare il benessere psicologico dei lavoratori.</w:t>
      </w:r>
    </w:p>
    <w:p w14:paraId="33A20777" w14:textId="77777777" w:rsidR="001026CB" w:rsidRPr="00D20212" w:rsidRDefault="001026CB" w:rsidP="001026CB">
      <w:pPr>
        <w:jc w:val="both"/>
        <w:rPr>
          <w:highlight w:val="green"/>
        </w:rPr>
      </w:pPr>
      <w:r w:rsidRPr="00D20212">
        <w:rPr>
          <w:highlight w:val="green"/>
        </w:rPr>
        <w:t xml:space="preserve">Queste dimensioni vengono suddivise in due grandi categorie: </w:t>
      </w:r>
      <w:r w:rsidRPr="00D20212">
        <w:rPr>
          <w:b/>
          <w:bCs/>
          <w:highlight w:val="green"/>
        </w:rPr>
        <w:t>contenuto del lavoro</w:t>
      </w:r>
      <w:r w:rsidRPr="00D20212">
        <w:rPr>
          <w:highlight w:val="green"/>
        </w:rPr>
        <w:t xml:space="preserve"> e </w:t>
      </w:r>
      <w:r w:rsidRPr="00D20212">
        <w:rPr>
          <w:b/>
          <w:bCs/>
          <w:highlight w:val="green"/>
        </w:rPr>
        <w:t>contesto del lavoro</w:t>
      </w:r>
      <w:r w:rsidRPr="00D20212">
        <w:rPr>
          <w:highlight w:val="green"/>
        </w:rPr>
        <w:t>.</w:t>
      </w:r>
    </w:p>
    <w:p w14:paraId="638F0D5C" w14:textId="54F1E737" w:rsidR="001026CB" w:rsidRPr="00D20212" w:rsidRDefault="001026CB" w:rsidP="001026CB">
      <w:pPr>
        <w:jc w:val="both"/>
        <w:rPr>
          <w:b/>
          <w:bCs/>
          <w:highlight w:val="green"/>
        </w:rPr>
      </w:pPr>
      <w:r w:rsidRPr="00D20212">
        <w:rPr>
          <w:highlight w:val="green"/>
        </w:rPr>
        <w:t xml:space="preserve">Le </w:t>
      </w:r>
      <w:r w:rsidR="00D20212" w:rsidRPr="00D20212">
        <w:rPr>
          <w:b/>
          <w:bCs/>
          <w:highlight w:val="green"/>
        </w:rPr>
        <w:t xml:space="preserve">Dimensioni relative al contenuto del lavoro </w:t>
      </w:r>
      <w:r w:rsidRPr="00D20212">
        <w:rPr>
          <w:highlight w:val="green"/>
        </w:rPr>
        <w:t>riguardano le caratteristiche concrete dell'attività lavorativa</w:t>
      </w:r>
      <w:r w:rsidR="00D20212" w:rsidRPr="00D20212">
        <w:rPr>
          <w:highlight w:val="green"/>
        </w:rPr>
        <w:t>:</w:t>
      </w:r>
    </w:p>
    <w:p w14:paraId="02006495" w14:textId="77777777" w:rsidR="001026CB" w:rsidRPr="00D20212" w:rsidRDefault="001026CB" w:rsidP="001026CB">
      <w:pPr>
        <w:jc w:val="both"/>
        <w:rPr>
          <w:b/>
          <w:bCs/>
          <w:highlight w:val="green"/>
        </w:rPr>
      </w:pPr>
      <w:r w:rsidRPr="00D20212">
        <w:rPr>
          <w:b/>
          <w:bCs/>
          <w:highlight w:val="green"/>
        </w:rPr>
        <w:t>Carico e ritmo di lavoro</w:t>
      </w:r>
    </w:p>
    <w:p w14:paraId="641F59A8" w14:textId="77777777" w:rsidR="001026CB" w:rsidRPr="00D20212" w:rsidRDefault="001026CB" w:rsidP="001026CB">
      <w:pPr>
        <w:jc w:val="both"/>
        <w:rPr>
          <w:highlight w:val="green"/>
        </w:rPr>
      </w:pPr>
      <w:r w:rsidRPr="00D20212">
        <w:rPr>
          <w:highlight w:val="green"/>
        </w:rPr>
        <w:t>Valuta la quantità di lavoro richiesta e la velocità con cui deve essere svolto. Carichi eccessivi o ritmi troppo elevati possono generare tensione e affaticamento.</w:t>
      </w:r>
    </w:p>
    <w:p w14:paraId="21BF5E59" w14:textId="77777777" w:rsidR="001026CB" w:rsidRPr="00D20212" w:rsidRDefault="001026CB" w:rsidP="001026CB">
      <w:pPr>
        <w:jc w:val="both"/>
        <w:rPr>
          <w:b/>
          <w:bCs/>
          <w:highlight w:val="green"/>
        </w:rPr>
      </w:pPr>
      <w:r w:rsidRPr="00D20212">
        <w:rPr>
          <w:b/>
          <w:bCs/>
          <w:highlight w:val="green"/>
        </w:rPr>
        <w:t>Orario di lavoro</w:t>
      </w:r>
    </w:p>
    <w:p w14:paraId="45933E6B" w14:textId="77777777" w:rsidR="001026CB" w:rsidRPr="00D20212" w:rsidRDefault="001026CB" w:rsidP="001026CB">
      <w:pPr>
        <w:jc w:val="both"/>
        <w:rPr>
          <w:highlight w:val="green"/>
        </w:rPr>
      </w:pPr>
      <w:r w:rsidRPr="00D20212">
        <w:rPr>
          <w:highlight w:val="green"/>
        </w:rPr>
        <w:t>Considera aspetti come turnazioni, lavoro notturno, straordinari e difficoltà di conciliazione tra vita privata e attività lavorativa.</w:t>
      </w:r>
    </w:p>
    <w:p w14:paraId="3CCE70A7" w14:textId="77777777" w:rsidR="001026CB" w:rsidRPr="00D20212" w:rsidRDefault="001026CB" w:rsidP="001026CB">
      <w:pPr>
        <w:jc w:val="both"/>
        <w:rPr>
          <w:b/>
          <w:bCs/>
          <w:highlight w:val="green"/>
        </w:rPr>
      </w:pPr>
      <w:r w:rsidRPr="00D20212">
        <w:rPr>
          <w:b/>
          <w:bCs/>
          <w:highlight w:val="green"/>
        </w:rPr>
        <w:t>Ambiente e attrezzature di lavoro</w:t>
      </w:r>
    </w:p>
    <w:p w14:paraId="56C49214" w14:textId="77777777" w:rsidR="001026CB" w:rsidRPr="00D20212" w:rsidRDefault="001026CB" w:rsidP="001026CB">
      <w:pPr>
        <w:jc w:val="both"/>
        <w:rPr>
          <w:highlight w:val="green"/>
        </w:rPr>
      </w:pPr>
      <w:r w:rsidRPr="00D20212">
        <w:rPr>
          <w:highlight w:val="green"/>
        </w:rPr>
        <w:t>Analizza l'idoneità degli spazi, delle attrezzature e delle condizioni ambientali, come illuminazione, rumore, temperatura e sicurezza delle postazioni.</w:t>
      </w:r>
    </w:p>
    <w:p w14:paraId="4E24FA2F" w14:textId="77777777" w:rsidR="001026CB" w:rsidRPr="00D20212" w:rsidRDefault="001026CB" w:rsidP="001026CB">
      <w:pPr>
        <w:jc w:val="both"/>
        <w:rPr>
          <w:b/>
          <w:bCs/>
          <w:highlight w:val="green"/>
        </w:rPr>
      </w:pPr>
      <w:r w:rsidRPr="00D20212">
        <w:rPr>
          <w:b/>
          <w:bCs/>
          <w:highlight w:val="green"/>
        </w:rPr>
        <w:t>Progettazione dei compiti</w:t>
      </w:r>
    </w:p>
    <w:p w14:paraId="7B9EACA5" w14:textId="77777777" w:rsidR="001026CB" w:rsidRPr="00D20212" w:rsidRDefault="001026CB" w:rsidP="001026CB">
      <w:pPr>
        <w:jc w:val="both"/>
        <w:rPr>
          <w:highlight w:val="green"/>
        </w:rPr>
      </w:pPr>
      <w:r w:rsidRPr="00D20212">
        <w:rPr>
          <w:highlight w:val="green"/>
        </w:rPr>
        <w:t>Valuta il livello di varietà, significatività e chiarezza delle mansioni assegnate, evitando attività troppo monotone o eccessivamente complesse.</w:t>
      </w:r>
    </w:p>
    <w:p w14:paraId="36379243" w14:textId="3F26F1E6" w:rsidR="001026CB" w:rsidRPr="00D20212" w:rsidRDefault="001026CB" w:rsidP="001026CB">
      <w:pPr>
        <w:jc w:val="both"/>
        <w:rPr>
          <w:highlight w:val="green"/>
        </w:rPr>
      </w:pPr>
      <w:r w:rsidRPr="00D20212">
        <w:rPr>
          <w:highlight w:val="green"/>
        </w:rPr>
        <w:lastRenderedPageBreak/>
        <w:t xml:space="preserve">Le </w:t>
      </w:r>
      <w:r w:rsidR="00D20212" w:rsidRPr="00D20212">
        <w:rPr>
          <w:highlight w:val="green"/>
        </w:rPr>
        <w:t xml:space="preserve"> </w:t>
      </w:r>
      <w:r w:rsidR="00D20212" w:rsidRPr="00D20212">
        <w:rPr>
          <w:b/>
          <w:bCs/>
          <w:highlight w:val="green"/>
        </w:rPr>
        <w:t xml:space="preserve">Dimensioni relative al contesto del lavoro </w:t>
      </w:r>
      <w:r w:rsidRPr="00D20212">
        <w:rPr>
          <w:highlight w:val="green"/>
        </w:rPr>
        <w:t>riguardano invece il funzionamento complessivo dell'organizzazione</w:t>
      </w:r>
      <w:r w:rsidR="00D20212" w:rsidRPr="00D20212">
        <w:rPr>
          <w:highlight w:val="green"/>
        </w:rPr>
        <w:t>:</w:t>
      </w:r>
    </w:p>
    <w:p w14:paraId="0CF2F214" w14:textId="77777777" w:rsidR="001026CB" w:rsidRPr="00D20212" w:rsidRDefault="001026CB" w:rsidP="001026CB">
      <w:pPr>
        <w:jc w:val="both"/>
        <w:rPr>
          <w:b/>
          <w:bCs/>
          <w:highlight w:val="green"/>
        </w:rPr>
      </w:pPr>
      <w:r w:rsidRPr="00D20212">
        <w:rPr>
          <w:b/>
          <w:bCs/>
          <w:highlight w:val="green"/>
        </w:rPr>
        <w:t>Cultura organizzativa</w:t>
      </w:r>
    </w:p>
    <w:p w14:paraId="5F3DA5A8" w14:textId="77777777" w:rsidR="001026CB" w:rsidRPr="00D20212" w:rsidRDefault="001026CB" w:rsidP="001026CB">
      <w:pPr>
        <w:jc w:val="both"/>
        <w:rPr>
          <w:highlight w:val="green"/>
        </w:rPr>
      </w:pPr>
      <w:r w:rsidRPr="00D20212">
        <w:rPr>
          <w:highlight w:val="green"/>
        </w:rPr>
        <w:t>Analizza il modo in cui l'azienda comunica, condivide informazioni e promuove valori e obiettivi comuni.</w:t>
      </w:r>
    </w:p>
    <w:p w14:paraId="5B09074E" w14:textId="77777777" w:rsidR="001026CB" w:rsidRPr="00D20212" w:rsidRDefault="001026CB" w:rsidP="001026CB">
      <w:pPr>
        <w:jc w:val="both"/>
        <w:rPr>
          <w:b/>
          <w:bCs/>
          <w:highlight w:val="green"/>
        </w:rPr>
      </w:pPr>
      <w:r w:rsidRPr="00D20212">
        <w:rPr>
          <w:b/>
          <w:bCs/>
          <w:highlight w:val="green"/>
        </w:rPr>
        <w:t>Ruolo nell'organizzazione</w:t>
      </w:r>
    </w:p>
    <w:p w14:paraId="046A1D0C" w14:textId="77777777" w:rsidR="001026CB" w:rsidRPr="00D20212" w:rsidRDefault="001026CB" w:rsidP="001026CB">
      <w:pPr>
        <w:jc w:val="both"/>
        <w:rPr>
          <w:highlight w:val="green"/>
        </w:rPr>
      </w:pPr>
      <w:r w:rsidRPr="00D20212">
        <w:rPr>
          <w:highlight w:val="green"/>
        </w:rPr>
        <w:t>Verifica che ogni lavoratore abbia chiari compiti, responsabilità e obiettivi, evitando ambiguità e conflitti di ruolo.</w:t>
      </w:r>
    </w:p>
    <w:p w14:paraId="75E90370" w14:textId="77777777" w:rsidR="001026CB" w:rsidRPr="00D20212" w:rsidRDefault="001026CB" w:rsidP="001026CB">
      <w:pPr>
        <w:jc w:val="both"/>
        <w:rPr>
          <w:b/>
          <w:bCs/>
          <w:highlight w:val="green"/>
        </w:rPr>
      </w:pPr>
      <w:r w:rsidRPr="00D20212">
        <w:rPr>
          <w:b/>
          <w:bCs/>
          <w:highlight w:val="green"/>
        </w:rPr>
        <w:t>Sviluppo di carriera</w:t>
      </w:r>
    </w:p>
    <w:p w14:paraId="0735D4BB" w14:textId="77777777" w:rsidR="001026CB" w:rsidRPr="00D20212" w:rsidRDefault="001026CB" w:rsidP="001026CB">
      <w:pPr>
        <w:jc w:val="both"/>
        <w:rPr>
          <w:highlight w:val="green"/>
        </w:rPr>
      </w:pPr>
      <w:r w:rsidRPr="00D20212">
        <w:rPr>
          <w:highlight w:val="green"/>
        </w:rPr>
        <w:t>Considera le opportunità di crescita professionale, formazione e valorizzazione delle competenze.</w:t>
      </w:r>
    </w:p>
    <w:p w14:paraId="372EB2EC" w14:textId="77777777" w:rsidR="001026CB" w:rsidRPr="00D20212" w:rsidRDefault="001026CB" w:rsidP="001026CB">
      <w:pPr>
        <w:jc w:val="both"/>
        <w:rPr>
          <w:b/>
          <w:bCs/>
          <w:highlight w:val="green"/>
        </w:rPr>
      </w:pPr>
      <w:r w:rsidRPr="00D20212">
        <w:rPr>
          <w:b/>
          <w:bCs/>
          <w:highlight w:val="green"/>
        </w:rPr>
        <w:t>Autonomia decisionale</w:t>
      </w:r>
    </w:p>
    <w:p w14:paraId="1592C8ED" w14:textId="77777777" w:rsidR="001026CB" w:rsidRPr="00D20212" w:rsidRDefault="001026CB" w:rsidP="001026CB">
      <w:pPr>
        <w:jc w:val="both"/>
        <w:rPr>
          <w:highlight w:val="green"/>
        </w:rPr>
      </w:pPr>
      <w:r w:rsidRPr="00D20212">
        <w:rPr>
          <w:highlight w:val="green"/>
        </w:rPr>
        <w:t>Valuta il grado di controllo che il lavoratore può esercitare sul proprio lavoro e sulle modalità con cui svolge le attività assegnate.</w:t>
      </w:r>
    </w:p>
    <w:p w14:paraId="3B32E09F" w14:textId="77777777" w:rsidR="001026CB" w:rsidRPr="00D20212" w:rsidRDefault="001026CB" w:rsidP="001026CB">
      <w:pPr>
        <w:jc w:val="both"/>
        <w:rPr>
          <w:b/>
          <w:bCs/>
          <w:highlight w:val="green"/>
        </w:rPr>
      </w:pPr>
      <w:r w:rsidRPr="00D20212">
        <w:rPr>
          <w:b/>
          <w:bCs/>
          <w:highlight w:val="green"/>
        </w:rPr>
        <w:t>Relazioni interpersonali sul lavoro</w:t>
      </w:r>
    </w:p>
    <w:p w14:paraId="29E01A44" w14:textId="77777777" w:rsidR="001026CB" w:rsidRPr="00D20212" w:rsidRDefault="001026CB" w:rsidP="001026CB">
      <w:pPr>
        <w:jc w:val="both"/>
        <w:rPr>
          <w:highlight w:val="green"/>
        </w:rPr>
      </w:pPr>
      <w:r w:rsidRPr="00D20212">
        <w:rPr>
          <w:highlight w:val="green"/>
        </w:rPr>
        <w:t>Analizza la qualità dei rapporti con colleghi, superiori e collaboratori, nonché la presenza di conflitti o comportamenti ostili.</w:t>
      </w:r>
    </w:p>
    <w:p w14:paraId="155C68C4" w14:textId="77777777" w:rsidR="001026CB" w:rsidRPr="00D20212" w:rsidRDefault="001026CB" w:rsidP="001026CB">
      <w:pPr>
        <w:jc w:val="both"/>
        <w:rPr>
          <w:b/>
          <w:bCs/>
          <w:highlight w:val="green"/>
        </w:rPr>
      </w:pPr>
      <w:r w:rsidRPr="00D20212">
        <w:rPr>
          <w:b/>
          <w:bCs/>
          <w:highlight w:val="green"/>
        </w:rPr>
        <w:t>Interfaccia famiglia-lavoro</w:t>
      </w:r>
    </w:p>
    <w:p w14:paraId="152BD450" w14:textId="77777777" w:rsidR="001026CB" w:rsidRPr="00D20212" w:rsidRDefault="001026CB" w:rsidP="001026CB">
      <w:pPr>
        <w:jc w:val="both"/>
        <w:rPr>
          <w:highlight w:val="green"/>
        </w:rPr>
      </w:pPr>
      <w:r w:rsidRPr="00D20212">
        <w:rPr>
          <w:highlight w:val="green"/>
        </w:rPr>
        <w:t>Esamina il rapporto tra esigenze lavorative e vita privata, valutando il possibile impatto dell'attività professionale sull'equilibrio familiare e personale.</w:t>
      </w:r>
    </w:p>
    <w:p w14:paraId="4D7CC1E0" w14:textId="636B16B2" w:rsidR="001026CB" w:rsidRPr="00D20212" w:rsidRDefault="001026CB" w:rsidP="001026CB">
      <w:pPr>
        <w:jc w:val="both"/>
        <w:rPr>
          <w:highlight w:val="green"/>
        </w:rPr>
      </w:pPr>
    </w:p>
    <w:p w14:paraId="4FF3CFC3" w14:textId="77777777" w:rsidR="001026CB" w:rsidRPr="001026CB" w:rsidRDefault="001026CB" w:rsidP="001026CB">
      <w:pPr>
        <w:jc w:val="both"/>
      </w:pPr>
      <w:r w:rsidRPr="00D20212">
        <w:rPr>
          <w:highlight w:val="green"/>
        </w:rPr>
        <w:t>La metodologia INAIL 2017 rappresenta oggi il principale strumento operativo per la valutazione dello stress lavoro-correlato in Italia. Attraverso un percorso strutturato, partecipativo e scientificamente validato, consente alle aziende di individuare le criticità organizzative che possono generare stress e di adottare misure correttive efficaci. In questo modo la valutazione non si limita a soddisfare un obbligo normativo, ma diventa un'opportunità per migliorare il benessere dei lavoratori, la qualità dell'organizzazione e la produttività aziendale.</w:t>
      </w:r>
    </w:p>
    <w:p w14:paraId="77EFE111" w14:textId="77777777" w:rsidR="001026CB" w:rsidRPr="001026CB" w:rsidRDefault="001026CB" w:rsidP="001026CB">
      <w:pPr>
        <w:jc w:val="both"/>
        <w:rPr>
          <w:vanish/>
        </w:rPr>
      </w:pPr>
    </w:p>
    <w:p w14:paraId="21406EF2" w14:textId="77777777" w:rsidR="00AD1246" w:rsidRDefault="00AD1246" w:rsidP="001026CB">
      <w:pPr>
        <w:jc w:val="both"/>
      </w:pPr>
    </w:p>
    <w:p w14:paraId="7F7E6572" w14:textId="77777777" w:rsidR="00AD1246" w:rsidRDefault="00AD1246" w:rsidP="001026CB">
      <w:pPr>
        <w:jc w:val="both"/>
      </w:pPr>
    </w:p>
    <w:p w14:paraId="5F5BBAD9" w14:textId="77777777" w:rsidR="00AD1246" w:rsidRDefault="00AD1246"/>
    <w:p w14:paraId="7D5B232B" w14:textId="77777777" w:rsidR="00D22FCB" w:rsidRDefault="00000000">
      <w:pPr>
        <w:pStyle w:val="Titolo2"/>
      </w:pPr>
      <w:r>
        <w:t>3.4 — Burnout e rischi psicosociali (EU-OSHA)</w:t>
      </w:r>
    </w:p>
    <w:p w14:paraId="2C611FAF" w14:textId="77777777" w:rsidR="00D22FCB" w:rsidRDefault="00000000">
      <w:r>
        <w:t xml:space="preserve">Il burnout è trattato nell'ambito della valutazione dei rischi psicosociali (art. 28 </w:t>
      </w:r>
      <w:proofErr w:type="spellStart"/>
      <w:r>
        <w:t>D.Lgs.</w:t>
      </w:r>
      <w:proofErr w:type="spellEnd"/>
      <w:r>
        <w:t xml:space="preserve"> 81/08). La fonte di riferimento è EU-OSHA.</w:t>
      </w:r>
    </w:p>
    <w:p w14:paraId="2509482E"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5AE3A5C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022CAC0" w14:textId="77777777" w:rsidR="00D22FCB" w:rsidRDefault="00000000">
            <w:r>
              <w:rPr>
                <w:i/>
                <w:iCs/>
                <w:sz w:val="20"/>
                <w:szCs w:val="20"/>
              </w:rPr>
              <w:t>FONTE PRINCIPALE: EU-OSHA (Agenzia europea per la sicurezza e la salute sul lavoro)</w:t>
            </w:r>
          </w:p>
          <w:p w14:paraId="01C910E1" w14:textId="77777777" w:rsidR="00D22FCB" w:rsidRDefault="00000000">
            <w:r>
              <w:rPr>
                <w:i/>
                <w:iCs/>
                <w:sz w:val="20"/>
                <w:szCs w:val="20"/>
              </w:rPr>
              <w:t>URL: https://osha.europa.eu/it (sezione rischi psicosociali e burnout)</w:t>
            </w:r>
          </w:p>
          <w:p w14:paraId="19993539" w14:textId="77777777" w:rsidR="00D22FCB" w:rsidRDefault="00D22FCB"/>
          <w:p w14:paraId="259B8901" w14:textId="77777777" w:rsidR="00D22FCB" w:rsidRDefault="00000000">
            <w:r>
              <w:rPr>
                <w:i/>
                <w:iCs/>
                <w:sz w:val="20"/>
                <w:szCs w:val="20"/>
              </w:rPr>
              <w:t>NOTA D'USO: I contenuti EU-OSHA sono protetti ma liberamente consultabili. Estrarre i concetti e riscrivere. Non riprodurre testi interi.</w:t>
            </w:r>
          </w:p>
        </w:tc>
      </w:tr>
    </w:tbl>
    <w:p w14:paraId="6A5CC3BF" w14:textId="77777777" w:rsidR="00D22FCB" w:rsidRDefault="00D22FCB"/>
    <w:p w14:paraId="03C2253F" w14:textId="77777777" w:rsidR="0022067A" w:rsidRPr="00DB423C" w:rsidRDefault="0022067A" w:rsidP="0022067A">
      <w:pPr>
        <w:jc w:val="both"/>
        <w:rPr>
          <w:highlight w:val="green"/>
        </w:rPr>
      </w:pPr>
      <w:r w:rsidRPr="00DB423C">
        <w:rPr>
          <w:highlight w:val="green"/>
        </w:rPr>
        <w:t xml:space="preserve">Il </w:t>
      </w:r>
      <w:r w:rsidRPr="00DB423C">
        <w:rPr>
          <w:b/>
          <w:bCs/>
          <w:highlight w:val="green"/>
        </w:rPr>
        <w:t>burnout</w:t>
      </w:r>
      <w:r w:rsidRPr="00DB423C">
        <w:rPr>
          <w:highlight w:val="green"/>
        </w:rPr>
        <w:t xml:space="preserve"> è una sindrome legata allo stress cronico che si sviluppa nel contesto lavorativo quando le richieste professionali risultano eccessive o prolungate nel tempo e non vengono adeguatamente gestite. Sebbene il Decreto Legislativo 81/2008 non menzioni espressamente il termine "burnout", esso rientra a pieno titolo nell'ambito dei </w:t>
      </w:r>
      <w:r w:rsidRPr="00DB423C">
        <w:rPr>
          <w:b/>
          <w:bCs/>
          <w:highlight w:val="green"/>
        </w:rPr>
        <w:t>rischi psicosociali</w:t>
      </w:r>
      <w:r w:rsidRPr="00DB423C">
        <w:rPr>
          <w:highlight w:val="green"/>
        </w:rPr>
        <w:t>, che devono essere considerati all'interno della valutazione dei rischi prevista dall'articolo 28 del Testo Unico sulla Sicurezza.</w:t>
      </w:r>
    </w:p>
    <w:p w14:paraId="4A1B882D" w14:textId="77777777" w:rsidR="0022067A" w:rsidRPr="00DB423C" w:rsidRDefault="0022067A" w:rsidP="0022067A">
      <w:pPr>
        <w:jc w:val="both"/>
        <w:rPr>
          <w:highlight w:val="green"/>
        </w:rPr>
      </w:pPr>
      <w:r w:rsidRPr="00DB423C">
        <w:rPr>
          <w:highlight w:val="green"/>
        </w:rPr>
        <w:t xml:space="preserve">L'articolo 28 stabilisce infatti che il datore di lavoro deve valutare tutti i rischi per la salute e la sicurezza dei lavoratori, compresi quelli collegati allo </w:t>
      </w:r>
      <w:r w:rsidRPr="00DB423C">
        <w:rPr>
          <w:b/>
          <w:bCs/>
          <w:highlight w:val="green"/>
        </w:rPr>
        <w:t>stress lavoro-correlato</w:t>
      </w:r>
      <w:r w:rsidRPr="00DB423C">
        <w:rPr>
          <w:highlight w:val="green"/>
        </w:rPr>
        <w:t>. Poiché il burnout è spesso considerato una possibile conseguenza di condizioni di stress lavorativo cronico e prolungato, la sua prevenzione rientra nelle attività di gestione dei rischi psicosociali che l'azienda è tenuta a svolgere.</w:t>
      </w:r>
    </w:p>
    <w:p w14:paraId="188D98F5" w14:textId="77777777" w:rsidR="0022067A" w:rsidRPr="00DB423C" w:rsidRDefault="0022067A" w:rsidP="0022067A">
      <w:pPr>
        <w:jc w:val="both"/>
        <w:rPr>
          <w:highlight w:val="green"/>
        </w:rPr>
      </w:pPr>
      <w:r w:rsidRPr="00DB423C">
        <w:rPr>
          <w:highlight w:val="green"/>
        </w:rPr>
        <w:t>L'</w:t>
      </w:r>
      <w:r w:rsidRPr="00DB423C">
        <w:rPr>
          <w:b/>
          <w:bCs/>
          <w:highlight w:val="green"/>
        </w:rPr>
        <w:t>Agenzia Europea per la Sicurezza e la Salute sul Lavoro (EU-OSHA)</w:t>
      </w:r>
      <w:r w:rsidRPr="00DB423C">
        <w:rPr>
          <w:highlight w:val="green"/>
        </w:rPr>
        <w:t xml:space="preserve"> rappresenta una delle principali fonti di riferimento in materia di rischi psicosociali. L'agenzia sottolinea che i rischi psicosociali costituiscono una delle sfide più importanti per la salute occupazionale moderna, poiché incidono non solo sul benessere dei lavoratori, ma anche sulla produttività, sulla qualità del lavoro e sui costi sociali ed economici sostenuti dalle organizzazioni.</w:t>
      </w:r>
    </w:p>
    <w:p w14:paraId="0B319FC9" w14:textId="77777777" w:rsidR="0022067A" w:rsidRPr="00DB423C" w:rsidRDefault="0022067A" w:rsidP="0022067A">
      <w:pPr>
        <w:jc w:val="both"/>
        <w:rPr>
          <w:highlight w:val="green"/>
        </w:rPr>
      </w:pPr>
      <w:r w:rsidRPr="00DB423C">
        <w:rPr>
          <w:highlight w:val="green"/>
        </w:rPr>
        <w:lastRenderedPageBreak/>
        <w:t>Secondo l'EU-OSHA, il burnout non deve essere interpretato come una debolezza individuale del lavoratore, ma come il possibile risultato di un'interazione negativa tra la persona e l'ambiente organizzativo. Per questo motivo la prevenzione non può limitarsi a interventi rivolti al singolo individuo, ma deve agire soprattutto sulle condizioni di lavoro che favoriscono l'insorgenza del problema.</w:t>
      </w:r>
    </w:p>
    <w:p w14:paraId="09CB9F04" w14:textId="77777777" w:rsidR="0022067A" w:rsidRPr="00DB423C" w:rsidRDefault="0022067A" w:rsidP="0022067A">
      <w:pPr>
        <w:jc w:val="both"/>
        <w:rPr>
          <w:highlight w:val="green"/>
        </w:rPr>
      </w:pPr>
      <w:r w:rsidRPr="00DB423C">
        <w:rPr>
          <w:highlight w:val="green"/>
        </w:rPr>
        <w:t>Nel 2019 anche l'</w:t>
      </w:r>
      <w:r w:rsidRPr="00DB423C">
        <w:rPr>
          <w:b/>
          <w:bCs/>
          <w:highlight w:val="green"/>
        </w:rPr>
        <w:t>Organizzazione Mondiale della Sanità (OMS)</w:t>
      </w:r>
      <w:r w:rsidRPr="00DB423C">
        <w:rPr>
          <w:highlight w:val="green"/>
        </w:rPr>
        <w:t xml:space="preserve"> ha riconosciuto il burnout all'interno della classificazione internazionale delle malattie (ICD-11), definendolo come una sindrome derivante da stress cronico sul posto di lavoro che non è stato gestito con successo. L'OMS individua tre dimensioni principali del burnout:</w:t>
      </w:r>
    </w:p>
    <w:p w14:paraId="63A00A62" w14:textId="77777777" w:rsidR="0022067A" w:rsidRPr="00DB423C" w:rsidRDefault="0022067A" w:rsidP="0022067A">
      <w:pPr>
        <w:numPr>
          <w:ilvl w:val="0"/>
          <w:numId w:val="32"/>
        </w:numPr>
        <w:jc w:val="both"/>
        <w:rPr>
          <w:highlight w:val="green"/>
        </w:rPr>
      </w:pPr>
      <w:r w:rsidRPr="00DB423C">
        <w:rPr>
          <w:b/>
          <w:bCs/>
          <w:highlight w:val="green"/>
        </w:rPr>
        <w:t>Esaurimento energetico o emotivo</w:t>
      </w:r>
      <w:r w:rsidRPr="00DB423C">
        <w:rPr>
          <w:highlight w:val="green"/>
        </w:rPr>
        <w:t xml:space="preserve">, caratterizzato da una sensazione persistente di stanchezza fisica e mentale. </w:t>
      </w:r>
    </w:p>
    <w:p w14:paraId="0DBB38B5" w14:textId="77777777" w:rsidR="0022067A" w:rsidRPr="00DB423C" w:rsidRDefault="0022067A" w:rsidP="0022067A">
      <w:pPr>
        <w:numPr>
          <w:ilvl w:val="0"/>
          <w:numId w:val="32"/>
        </w:numPr>
        <w:jc w:val="both"/>
        <w:rPr>
          <w:highlight w:val="green"/>
        </w:rPr>
      </w:pPr>
      <w:r w:rsidRPr="00DB423C">
        <w:rPr>
          <w:b/>
          <w:bCs/>
          <w:highlight w:val="green"/>
        </w:rPr>
        <w:t>Distanza mentale dal lavoro</w:t>
      </w:r>
      <w:r w:rsidRPr="00DB423C">
        <w:rPr>
          <w:highlight w:val="green"/>
        </w:rPr>
        <w:t xml:space="preserve">, che può manifestarsi attraverso atteggiamenti negativi, cinismo o disinteresse nei confronti delle attività lavorative. </w:t>
      </w:r>
    </w:p>
    <w:p w14:paraId="627B28D5" w14:textId="77777777" w:rsidR="0022067A" w:rsidRPr="00DB423C" w:rsidRDefault="0022067A" w:rsidP="0022067A">
      <w:pPr>
        <w:numPr>
          <w:ilvl w:val="0"/>
          <w:numId w:val="32"/>
        </w:numPr>
        <w:jc w:val="both"/>
        <w:rPr>
          <w:highlight w:val="green"/>
        </w:rPr>
      </w:pPr>
      <w:r w:rsidRPr="00DB423C">
        <w:rPr>
          <w:b/>
          <w:bCs/>
          <w:highlight w:val="green"/>
        </w:rPr>
        <w:t>Ridotta efficacia professionale</w:t>
      </w:r>
      <w:r w:rsidRPr="00DB423C">
        <w:rPr>
          <w:highlight w:val="green"/>
        </w:rPr>
        <w:t xml:space="preserve">, con percezione di scarso rendimento, perdita di motivazione e diminuzione della soddisfazione lavorativa. </w:t>
      </w:r>
    </w:p>
    <w:p w14:paraId="29DA4C3F" w14:textId="77777777" w:rsidR="0022067A" w:rsidRPr="00DB423C" w:rsidRDefault="0022067A" w:rsidP="0022067A">
      <w:pPr>
        <w:jc w:val="both"/>
        <w:rPr>
          <w:highlight w:val="green"/>
        </w:rPr>
      </w:pPr>
      <w:r w:rsidRPr="00DB423C">
        <w:rPr>
          <w:highlight w:val="green"/>
        </w:rPr>
        <w:t>Il fenomeno è particolarmente diffuso nelle professioni che comportano un intenso coinvolgimento relazionale, come quelle sanitarie, educative e assistenziali. Tuttavia, oggi il burnout può interessare qualsiasi categoria professionale, soprattutto in contesti caratterizzati da elevata pressione organizzativa, continua disponibilità digitale, obiettivi difficilmente raggiungibili e carenza di risorse.</w:t>
      </w:r>
    </w:p>
    <w:p w14:paraId="36ABD0B3" w14:textId="77777777" w:rsidR="0022067A" w:rsidRPr="00DB423C" w:rsidRDefault="0022067A" w:rsidP="0022067A">
      <w:pPr>
        <w:jc w:val="both"/>
        <w:rPr>
          <w:highlight w:val="green"/>
        </w:rPr>
      </w:pPr>
      <w:r w:rsidRPr="00DB423C">
        <w:rPr>
          <w:highlight w:val="green"/>
        </w:rPr>
        <w:t>Dal punto di vista della sicurezza sul lavoro, il burnout può produrre conseguenze significative sia per il lavoratore sia per l'organizzazione. Tra gli effetti più comuni si possono riscontrare:</w:t>
      </w:r>
    </w:p>
    <w:p w14:paraId="78722543" w14:textId="77777777" w:rsidR="0022067A" w:rsidRPr="00DB423C" w:rsidRDefault="0022067A" w:rsidP="0022067A">
      <w:pPr>
        <w:numPr>
          <w:ilvl w:val="0"/>
          <w:numId w:val="33"/>
        </w:numPr>
        <w:jc w:val="both"/>
        <w:rPr>
          <w:highlight w:val="green"/>
        </w:rPr>
      </w:pPr>
      <w:r w:rsidRPr="00DB423C">
        <w:rPr>
          <w:highlight w:val="green"/>
        </w:rPr>
        <w:t xml:space="preserve">aumento dell'assenteismo; </w:t>
      </w:r>
    </w:p>
    <w:p w14:paraId="4E0C6B0F" w14:textId="77777777" w:rsidR="0022067A" w:rsidRPr="00DB423C" w:rsidRDefault="0022067A" w:rsidP="0022067A">
      <w:pPr>
        <w:numPr>
          <w:ilvl w:val="0"/>
          <w:numId w:val="33"/>
        </w:numPr>
        <w:jc w:val="both"/>
        <w:rPr>
          <w:highlight w:val="green"/>
        </w:rPr>
      </w:pPr>
      <w:r w:rsidRPr="00DB423C">
        <w:rPr>
          <w:highlight w:val="green"/>
        </w:rPr>
        <w:t xml:space="preserve">maggiore probabilità di errori operativi; </w:t>
      </w:r>
    </w:p>
    <w:p w14:paraId="4D73F1B2" w14:textId="77777777" w:rsidR="0022067A" w:rsidRPr="00DB423C" w:rsidRDefault="0022067A" w:rsidP="0022067A">
      <w:pPr>
        <w:numPr>
          <w:ilvl w:val="0"/>
          <w:numId w:val="33"/>
        </w:numPr>
        <w:jc w:val="both"/>
        <w:rPr>
          <w:highlight w:val="green"/>
        </w:rPr>
      </w:pPr>
      <w:r w:rsidRPr="00DB423C">
        <w:rPr>
          <w:highlight w:val="green"/>
        </w:rPr>
        <w:t xml:space="preserve">incremento del rischio di infortuni; </w:t>
      </w:r>
    </w:p>
    <w:p w14:paraId="740C0BEF" w14:textId="77777777" w:rsidR="0022067A" w:rsidRPr="00DB423C" w:rsidRDefault="0022067A" w:rsidP="0022067A">
      <w:pPr>
        <w:numPr>
          <w:ilvl w:val="0"/>
          <w:numId w:val="33"/>
        </w:numPr>
        <w:jc w:val="both"/>
        <w:rPr>
          <w:highlight w:val="green"/>
        </w:rPr>
      </w:pPr>
      <w:r w:rsidRPr="00DB423C">
        <w:rPr>
          <w:highlight w:val="green"/>
        </w:rPr>
        <w:t xml:space="preserve">riduzione della produttività; </w:t>
      </w:r>
    </w:p>
    <w:p w14:paraId="0D32BA9A" w14:textId="77777777" w:rsidR="0022067A" w:rsidRPr="00DB423C" w:rsidRDefault="0022067A" w:rsidP="0022067A">
      <w:pPr>
        <w:numPr>
          <w:ilvl w:val="0"/>
          <w:numId w:val="33"/>
        </w:numPr>
        <w:jc w:val="both"/>
        <w:rPr>
          <w:highlight w:val="green"/>
        </w:rPr>
      </w:pPr>
      <w:r w:rsidRPr="00DB423C">
        <w:rPr>
          <w:highlight w:val="green"/>
        </w:rPr>
        <w:t xml:space="preserve">peggioramento del clima aziendale; </w:t>
      </w:r>
    </w:p>
    <w:p w14:paraId="6E2D5346" w14:textId="77777777" w:rsidR="0022067A" w:rsidRPr="00DB423C" w:rsidRDefault="0022067A" w:rsidP="0022067A">
      <w:pPr>
        <w:numPr>
          <w:ilvl w:val="0"/>
          <w:numId w:val="33"/>
        </w:numPr>
        <w:jc w:val="both"/>
        <w:rPr>
          <w:highlight w:val="green"/>
        </w:rPr>
      </w:pPr>
      <w:r w:rsidRPr="00DB423C">
        <w:rPr>
          <w:highlight w:val="green"/>
        </w:rPr>
        <w:t xml:space="preserve">aumento del turnover del personale; </w:t>
      </w:r>
    </w:p>
    <w:p w14:paraId="5BE0A082" w14:textId="77777777" w:rsidR="0022067A" w:rsidRPr="00DB423C" w:rsidRDefault="0022067A" w:rsidP="0022067A">
      <w:pPr>
        <w:numPr>
          <w:ilvl w:val="0"/>
          <w:numId w:val="33"/>
        </w:numPr>
        <w:jc w:val="both"/>
        <w:rPr>
          <w:highlight w:val="green"/>
        </w:rPr>
      </w:pPr>
      <w:r w:rsidRPr="00DB423C">
        <w:rPr>
          <w:highlight w:val="green"/>
        </w:rPr>
        <w:t xml:space="preserve">comparsa di disturbi fisici e psicologici. </w:t>
      </w:r>
    </w:p>
    <w:p w14:paraId="0C81FD04" w14:textId="77777777" w:rsidR="00DB423C" w:rsidRPr="00DB423C" w:rsidRDefault="0022067A" w:rsidP="0022067A">
      <w:pPr>
        <w:jc w:val="both"/>
        <w:rPr>
          <w:highlight w:val="green"/>
        </w:rPr>
      </w:pPr>
      <w:r w:rsidRPr="00DB423C">
        <w:rPr>
          <w:highlight w:val="green"/>
        </w:rPr>
        <w:t>Per questi motivi, la valutazione dei rischi psicosociali assume un ruolo fondamentale.</w:t>
      </w:r>
    </w:p>
    <w:p w14:paraId="537A93A3" w14:textId="71D43028" w:rsidR="0022067A" w:rsidRPr="00DB423C" w:rsidRDefault="0022067A" w:rsidP="0022067A">
      <w:pPr>
        <w:jc w:val="both"/>
        <w:rPr>
          <w:highlight w:val="green"/>
        </w:rPr>
      </w:pPr>
      <w:r w:rsidRPr="00DB423C">
        <w:rPr>
          <w:highlight w:val="green"/>
        </w:rPr>
        <w:t>Le aziende devono individuare precocemente le situazioni organizzative che possono favorire l'insorgenza dello stress e del burnout e adottare misure preventive adeguate.</w:t>
      </w:r>
    </w:p>
    <w:p w14:paraId="207EAA16" w14:textId="77777777" w:rsidR="0022067A" w:rsidRPr="00DB423C" w:rsidRDefault="0022067A" w:rsidP="0022067A">
      <w:pPr>
        <w:jc w:val="both"/>
        <w:rPr>
          <w:highlight w:val="green"/>
        </w:rPr>
      </w:pPr>
      <w:r w:rsidRPr="00DB423C">
        <w:rPr>
          <w:highlight w:val="green"/>
        </w:rPr>
        <w:t>Tra le principali strategie di prevenzione si possono citare:</w:t>
      </w:r>
    </w:p>
    <w:p w14:paraId="364FC79D" w14:textId="77777777" w:rsidR="0022067A" w:rsidRPr="00DB423C" w:rsidRDefault="0022067A" w:rsidP="0022067A">
      <w:pPr>
        <w:numPr>
          <w:ilvl w:val="0"/>
          <w:numId w:val="34"/>
        </w:numPr>
        <w:jc w:val="both"/>
        <w:rPr>
          <w:highlight w:val="green"/>
        </w:rPr>
      </w:pPr>
      <w:r w:rsidRPr="00DB423C">
        <w:rPr>
          <w:highlight w:val="green"/>
        </w:rPr>
        <w:t xml:space="preserve">una corretta distribuzione dei carichi di lavoro; </w:t>
      </w:r>
    </w:p>
    <w:p w14:paraId="2DA99FAA" w14:textId="77777777" w:rsidR="0022067A" w:rsidRPr="00DB423C" w:rsidRDefault="0022067A" w:rsidP="0022067A">
      <w:pPr>
        <w:numPr>
          <w:ilvl w:val="0"/>
          <w:numId w:val="34"/>
        </w:numPr>
        <w:jc w:val="both"/>
        <w:rPr>
          <w:highlight w:val="green"/>
        </w:rPr>
      </w:pPr>
      <w:r w:rsidRPr="00DB423C">
        <w:rPr>
          <w:highlight w:val="green"/>
        </w:rPr>
        <w:t xml:space="preserve">la definizione chiara di ruoli e responsabilità; </w:t>
      </w:r>
    </w:p>
    <w:p w14:paraId="5F5EF720" w14:textId="77777777" w:rsidR="0022067A" w:rsidRPr="00DB423C" w:rsidRDefault="0022067A" w:rsidP="0022067A">
      <w:pPr>
        <w:numPr>
          <w:ilvl w:val="0"/>
          <w:numId w:val="34"/>
        </w:numPr>
        <w:jc w:val="both"/>
        <w:rPr>
          <w:highlight w:val="green"/>
        </w:rPr>
      </w:pPr>
      <w:r w:rsidRPr="00DB423C">
        <w:rPr>
          <w:highlight w:val="green"/>
        </w:rPr>
        <w:t xml:space="preserve">il miglioramento della comunicazione interna; </w:t>
      </w:r>
    </w:p>
    <w:p w14:paraId="593B7392" w14:textId="77777777" w:rsidR="0022067A" w:rsidRPr="00DB423C" w:rsidRDefault="0022067A" w:rsidP="0022067A">
      <w:pPr>
        <w:numPr>
          <w:ilvl w:val="0"/>
          <w:numId w:val="34"/>
        </w:numPr>
        <w:jc w:val="both"/>
        <w:rPr>
          <w:highlight w:val="green"/>
        </w:rPr>
      </w:pPr>
      <w:r w:rsidRPr="00DB423C">
        <w:rPr>
          <w:highlight w:val="green"/>
        </w:rPr>
        <w:t xml:space="preserve">il sostegno da parte della dirigenza; </w:t>
      </w:r>
    </w:p>
    <w:p w14:paraId="58CD85EC" w14:textId="77777777" w:rsidR="0022067A" w:rsidRPr="00DB423C" w:rsidRDefault="0022067A" w:rsidP="0022067A">
      <w:pPr>
        <w:numPr>
          <w:ilvl w:val="0"/>
          <w:numId w:val="34"/>
        </w:numPr>
        <w:jc w:val="both"/>
        <w:rPr>
          <w:highlight w:val="green"/>
        </w:rPr>
      </w:pPr>
      <w:r w:rsidRPr="00DB423C">
        <w:rPr>
          <w:highlight w:val="green"/>
        </w:rPr>
        <w:t xml:space="preserve">la promozione dell'equilibrio tra vita lavorativa e vita privata; </w:t>
      </w:r>
    </w:p>
    <w:p w14:paraId="5F979F6D" w14:textId="77777777" w:rsidR="0022067A" w:rsidRPr="00DB423C" w:rsidRDefault="0022067A" w:rsidP="0022067A">
      <w:pPr>
        <w:numPr>
          <w:ilvl w:val="0"/>
          <w:numId w:val="34"/>
        </w:numPr>
        <w:jc w:val="both"/>
        <w:rPr>
          <w:highlight w:val="green"/>
        </w:rPr>
      </w:pPr>
      <w:r w:rsidRPr="00DB423C">
        <w:rPr>
          <w:highlight w:val="green"/>
        </w:rPr>
        <w:t xml:space="preserve">la formazione dei lavoratori e dei dirigenti sui rischi psicosociali; </w:t>
      </w:r>
    </w:p>
    <w:p w14:paraId="56CBF9A1" w14:textId="77777777" w:rsidR="0022067A" w:rsidRPr="00DB423C" w:rsidRDefault="0022067A" w:rsidP="0022067A">
      <w:pPr>
        <w:numPr>
          <w:ilvl w:val="0"/>
          <w:numId w:val="34"/>
        </w:numPr>
        <w:jc w:val="both"/>
        <w:rPr>
          <w:highlight w:val="green"/>
        </w:rPr>
      </w:pPr>
      <w:r w:rsidRPr="00DB423C">
        <w:rPr>
          <w:highlight w:val="green"/>
        </w:rPr>
        <w:t xml:space="preserve">la creazione di ambienti di lavoro collaborativi e inclusivi. </w:t>
      </w:r>
    </w:p>
    <w:p w14:paraId="6A3477F1" w14:textId="18A7C13D" w:rsidR="0022067A" w:rsidRPr="0022067A" w:rsidRDefault="0022067A" w:rsidP="0022067A">
      <w:pPr>
        <w:jc w:val="both"/>
      </w:pPr>
      <w:r w:rsidRPr="00DB423C">
        <w:rPr>
          <w:highlight w:val="green"/>
        </w:rPr>
        <w:t>In conclusione, il burnout rappresenta una delle manifestazioni più rilevanti dei rischi psicosociali presenti nei luoghi di lavoro moderni</w:t>
      </w:r>
      <w:r w:rsidR="00DB423C" w:rsidRPr="00DB423C">
        <w:rPr>
          <w:highlight w:val="green"/>
        </w:rPr>
        <w:t>.</w:t>
      </w:r>
      <w:r w:rsidRPr="00DB423C">
        <w:rPr>
          <w:highlight w:val="green"/>
        </w:rPr>
        <w:t xml:space="preserve"> Le indicazioni fornite dall'EU-OSHA evidenziano come la prevenzione del burnout debba basarsi principalmente sul miglioramento dell'organizzazione del lavoro e sulla promozione del benessere lavorativo, con l'obiettivo di tutelare la salute dei lavoratori e garantire ambienti di lavoro più sicuri, sani ed efficienti.</w:t>
      </w:r>
    </w:p>
    <w:p w14:paraId="4E95A945" w14:textId="77777777" w:rsidR="0022067A" w:rsidRDefault="0022067A"/>
    <w:p w14:paraId="03CE7685" w14:textId="77777777" w:rsidR="00D22FCB" w:rsidRDefault="00000000">
      <w:pPr>
        <w:pStyle w:val="Titolo2"/>
        <w:rPr>
          <w:ins w:id="9" w:author="Claude" w:date="2026-06-09T00:00:00Z"/>
        </w:rPr>
      </w:pPr>
      <w:ins w:id="10" w:author="Claude" w:date="2026-06-09T00:00:00Z">
        <w:r>
          <w:t>3.5 — Costi della non-sicurezza</w:t>
        </w:r>
      </w:ins>
    </w:p>
    <w:p w14:paraId="22A570A9" w14:textId="77777777" w:rsidR="00D22FCB" w:rsidRDefault="00000000">
      <w:pPr>
        <w:rPr>
          <w:ins w:id="11" w:author="Claude" w:date="2026-06-09T00:00:00Z"/>
        </w:rPr>
      </w:pPr>
      <w:ins w:id="12" w:author="Claude" w:date="2026-06-09T00:00:00Z">
        <w:r>
          <w:t xml:space="preserve">Tema gestionale per il business case della prevenzione: costi diretti e indiretti di infortuni e malattie professionali e rapporto costi-benefici delle misure. Fonte: pubblicazioni INAIL su costi e benefici della prevenzione (Catalogo generale INAIL). Riferimenti normativi collegati: art. 30 </w:t>
        </w:r>
        <w:proofErr w:type="spellStart"/>
        <w:r>
          <w:t>D.Lgs.</w:t>
        </w:r>
        <w:proofErr w:type="spellEnd"/>
        <w:r>
          <w:t xml:space="preserve"> 81/08 (sistemi di gestione) e art. 26 c. 5 (costi della sicurezza non soggetti a ribasso).</w:t>
        </w:r>
      </w:ins>
    </w:p>
    <w:p w14:paraId="38A78697" w14:textId="77777777" w:rsidR="006B21C2" w:rsidRDefault="006B21C2"/>
    <w:p w14:paraId="02F5437A" w14:textId="77777777" w:rsidR="006B21C2" w:rsidRPr="00080985" w:rsidRDefault="006B21C2" w:rsidP="006B21C2">
      <w:pPr>
        <w:jc w:val="both"/>
        <w:rPr>
          <w:highlight w:val="green"/>
        </w:rPr>
      </w:pPr>
      <w:r w:rsidRPr="00080985">
        <w:rPr>
          <w:highlight w:val="green"/>
        </w:rPr>
        <w:t xml:space="preserve">Quando si parla di salute e sicurezza sul lavoro, è importante comprendere che la mancata prevenzione non produce soltanto conseguenze umane e sociali, ma comporta anche rilevanti costi economici per l'azienda, per i lavoratori e per l'intera collettività. </w:t>
      </w:r>
    </w:p>
    <w:p w14:paraId="04AF5F80" w14:textId="69692D21" w:rsidR="006B21C2" w:rsidRPr="00080985" w:rsidRDefault="006B21C2" w:rsidP="006B21C2">
      <w:pPr>
        <w:jc w:val="both"/>
        <w:rPr>
          <w:highlight w:val="green"/>
        </w:rPr>
      </w:pPr>
      <w:r w:rsidRPr="00080985">
        <w:rPr>
          <w:highlight w:val="green"/>
        </w:rPr>
        <w:lastRenderedPageBreak/>
        <w:t xml:space="preserve">Per questo si parla di </w:t>
      </w:r>
      <w:r w:rsidRPr="00080985">
        <w:rPr>
          <w:b/>
          <w:bCs/>
          <w:highlight w:val="green"/>
        </w:rPr>
        <w:t>costi della non-sicurezza</w:t>
      </w:r>
      <w:r w:rsidRPr="00080985">
        <w:rPr>
          <w:highlight w:val="green"/>
        </w:rPr>
        <w:t>, cioè di tutti quei costi che derivano da infortuni, malattie professionali, incidenti e condizioni di lavoro non adeguatamente sicure.</w:t>
      </w:r>
    </w:p>
    <w:p w14:paraId="56EF6FC4" w14:textId="77777777" w:rsidR="006B21C2" w:rsidRPr="00080985" w:rsidRDefault="006B21C2" w:rsidP="006B21C2">
      <w:pPr>
        <w:jc w:val="both"/>
        <w:rPr>
          <w:highlight w:val="green"/>
        </w:rPr>
      </w:pPr>
      <w:r w:rsidRPr="00080985">
        <w:rPr>
          <w:highlight w:val="green"/>
        </w:rPr>
        <w:t xml:space="preserve">Il primo e più importante costo è quello </w:t>
      </w:r>
      <w:r w:rsidRPr="00080985">
        <w:rPr>
          <w:b/>
          <w:bCs/>
          <w:highlight w:val="green"/>
        </w:rPr>
        <w:t>umano</w:t>
      </w:r>
      <w:r w:rsidRPr="00080985">
        <w:rPr>
          <w:highlight w:val="green"/>
        </w:rPr>
        <w:t>, che riguarda le sofferenze fisiche e psicologiche subite dal lavoratore infortunato o malato e dai suoi familiari. Un infortunio può causare dolore, perdita temporanea o permanente della capacità lavorativa, riduzione della qualità della vita e, nei casi più gravi, invalidità o morte.</w:t>
      </w:r>
    </w:p>
    <w:p w14:paraId="5E422123" w14:textId="77777777" w:rsidR="00DB588B" w:rsidRPr="00080985" w:rsidRDefault="006B21C2" w:rsidP="006B21C2">
      <w:pPr>
        <w:jc w:val="both"/>
        <w:rPr>
          <w:highlight w:val="green"/>
        </w:rPr>
      </w:pPr>
      <w:r w:rsidRPr="00080985">
        <w:rPr>
          <w:highlight w:val="green"/>
        </w:rPr>
        <w:t xml:space="preserve">Accanto ai costi umani vi sono i </w:t>
      </w:r>
      <w:r w:rsidRPr="00080985">
        <w:rPr>
          <w:b/>
          <w:bCs/>
          <w:highlight w:val="green"/>
        </w:rPr>
        <w:t>costi diretti</w:t>
      </w:r>
      <w:r w:rsidRPr="00080985">
        <w:rPr>
          <w:highlight w:val="green"/>
        </w:rPr>
        <w:t xml:space="preserve">, cioè quelli facilmente quantificabili dal punto di vista economico. </w:t>
      </w:r>
    </w:p>
    <w:p w14:paraId="3A9F89DF" w14:textId="26607A57" w:rsidR="006B21C2" w:rsidRPr="00080985" w:rsidRDefault="006B21C2" w:rsidP="006B21C2">
      <w:pPr>
        <w:jc w:val="both"/>
        <w:rPr>
          <w:highlight w:val="green"/>
        </w:rPr>
      </w:pPr>
      <w:r w:rsidRPr="00080985">
        <w:rPr>
          <w:highlight w:val="green"/>
        </w:rPr>
        <w:t>Tra questi rientrano:</w:t>
      </w:r>
    </w:p>
    <w:p w14:paraId="1578F76C" w14:textId="77777777" w:rsidR="006B21C2" w:rsidRPr="00080985" w:rsidRDefault="006B21C2" w:rsidP="006B21C2">
      <w:pPr>
        <w:numPr>
          <w:ilvl w:val="0"/>
          <w:numId w:val="35"/>
        </w:numPr>
        <w:jc w:val="both"/>
        <w:rPr>
          <w:highlight w:val="green"/>
        </w:rPr>
      </w:pPr>
      <w:r w:rsidRPr="00080985">
        <w:rPr>
          <w:highlight w:val="green"/>
        </w:rPr>
        <w:t xml:space="preserve">spese mediche e sanitarie; </w:t>
      </w:r>
    </w:p>
    <w:p w14:paraId="5CB8A1AE" w14:textId="77777777" w:rsidR="006B21C2" w:rsidRPr="00080985" w:rsidRDefault="006B21C2" w:rsidP="006B21C2">
      <w:pPr>
        <w:numPr>
          <w:ilvl w:val="0"/>
          <w:numId w:val="35"/>
        </w:numPr>
        <w:jc w:val="both"/>
        <w:rPr>
          <w:highlight w:val="green"/>
        </w:rPr>
      </w:pPr>
      <w:r w:rsidRPr="00080985">
        <w:rPr>
          <w:highlight w:val="green"/>
        </w:rPr>
        <w:t xml:space="preserve">indennizzi e risarcimenti; </w:t>
      </w:r>
    </w:p>
    <w:p w14:paraId="321F79F0" w14:textId="77777777" w:rsidR="006B21C2" w:rsidRPr="00080985" w:rsidRDefault="006B21C2" w:rsidP="006B21C2">
      <w:pPr>
        <w:numPr>
          <w:ilvl w:val="0"/>
          <w:numId w:val="35"/>
        </w:numPr>
        <w:jc w:val="both"/>
        <w:rPr>
          <w:highlight w:val="green"/>
        </w:rPr>
      </w:pPr>
      <w:r w:rsidRPr="00080985">
        <w:rPr>
          <w:highlight w:val="green"/>
        </w:rPr>
        <w:t xml:space="preserve">costi assicurativi; </w:t>
      </w:r>
    </w:p>
    <w:p w14:paraId="7C95AAF9" w14:textId="77777777" w:rsidR="006B21C2" w:rsidRPr="00080985" w:rsidRDefault="006B21C2" w:rsidP="006B21C2">
      <w:pPr>
        <w:numPr>
          <w:ilvl w:val="0"/>
          <w:numId w:val="35"/>
        </w:numPr>
        <w:jc w:val="both"/>
        <w:rPr>
          <w:highlight w:val="green"/>
        </w:rPr>
      </w:pPr>
      <w:r w:rsidRPr="00080985">
        <w:rPr>
          <w:highlight w:val="green"/>
        </w:rPr>
        <w:t xml:space="preserve">eventuali sanzioni amministrative e penali; </w:t>
      </w:r>
    </w:p>
    <w:p w14:paraId="14CD1AE8" w14:textId="77777777" w:rsidR="006B21C2" w:rsidRPr="00080985" w:rsidRDefault="006B21C2" w:rsidP="006B21C2">
      <w:pPr>
        <w:numPr>
          <w:ilvl w:val="0"/>
          <w:numId w:val="35"/>
        </w:numPr>
        <w:jc w:val="both"/>
        <w:rPr>
          <w:highlight w:val="green"/>
        </w:rPr>
      </w:pPr>
      <w:r w:rsidRPr="00080985">
        <w:rPr>
          <w:highlight w:val="green"/>
        </w:rPr>
        <w:t xml:space="preserve">spese legali; </w:t>
      </w:r>
    </w:p>
    <w:p w14:paraId="1B8DE0EB" w14:textId="77777777" w:rsidR="006B21C2" w:rsidRPr="00080985" w:rsidRDefault="006B21C2" w:rsidP="006B21C2">
      <w:pPr>
        <w:numPr>
          <w:ilvl w:val="0"/>
          <w:numId w:val="35"/>
        </w:numPr>
        <w:jc w:val="both"/>
        <w:rPr>
          <w:highlight w:val="green"/>
        </w:rPr>
      </w:pPr>
      <w:r w:rsidRPr="00080985">
        <w:rPr>
          <w:highlight w:val="green"/>
        </w:rPr>
        <w:t xml:space="preserve">danni a macchinari, impianti e attrezzature. </w:t>
      </w:r>
    </w:p>
    <w:p w14:paraId="620B4DA3" w14:textId="77777777" w:rsidR="00655E9A" w:rsidRPr="00080985" w:rsidRDefault="00655E9A" w:rsidP="00655E9A">
      <w:pPr>
        <w:jc w:val="both"/>
        <w:rPr>
          <w:highlight w:val="green"/>
        </w:rPr>
      </w:pPr>
    </w:p>
    <w:p w14:paraId="478B575C" w14:textId="77777777" w:rsidR="00655E9A" w:rsidRPr="00080985" w:rsidRDefault="006B21C2" w:rsidP="006B21C2">
      <w:pPr>
        <w:jc w:val="both"/>
        <w:rPr>
          <w:highlight w:val="green"/>
        </w:rPr>
      </w:pPr>
      <w:r w:rsidRPr="00080985">
        <w:rPr>
          <w:highlight w:val="green"/>
        </w:rPr>
        <w:t xml:space="preserve">Tuttavia, spesso i costi più elevati sono quelli </w:t>
      </w:r>
      <w:r w:rsidRPr="00080985">
        <w:rPr>
          <w:b/>
          <w:bCs/>
          <w:highlight w:val="green"/>
        </w:rPr>
        <w:t>indiretti</w:t>
      </w:r>
      <w:r w:rsidRPr="00080985">
        <w:rPr>
          <w:highlight w:val="green"/>
        </w:rPr>
        <w:t xml:space="preserve">, che risultano più difficili da misurare ma incidono fortemente sull'organizzazione aziendale. </w:t>
      </w:r>
    </w:p>
    <w:p w14:paraId="2CFA5869" w14:textId="66AE4B4B" w:rsidR="006B21C2" w:rsidRPr="00080985" w:rsidRDefault="006B21C2" w:rsidP="006B21C2">
      <w:pPr>
        <w:jc w:val="both"/>
        <w:rPr>
          <w:highlight w:val="green"/>
        </w:rPr>
      </w:pPr>
      <w:r w:rsidRPr="00080985">
        <w:rPr>
          <w:highlight w:val="green"/>
        </w:rPr>
        <w:t>Ad esempio:</w:t>
      </w:r>
    </w:p>
    <w:p w14:paraId="1B1E8119" w14:textId="77777777" w:rsidR="006B21C2" w:rsidRPr="00080985" w:rsidRDefault="006B21C2" w:rsidP="006B21C2">
      <w:pPr>
        <w:numPr>
          <w:ilvl w:val="0"/>
          <w:numId w:val="36"/>
        </w:numPr>
        <w:jc w:val="both"/>
        <w:rPr>
          <w:highlight w:val="green"/>
        </w:rPr>
      </w:pPr>
      <w:r w:rsidRPr="00080985">
        <w:rPr>
          <w:highlight w:val="green"/>
        </w:rPr>
        <w:t xml:space="preserve">interruzione della produzione; </w:t>
      </w:r>
    </w:p>
    <w:p w14:paraId="7C4B6476" w14:textId="77777777" w:rsidR="006B21C2" w:rsidRPr="00080985" w:rsidRDefault="006B21C2" w:rsidP="006B21C2">
      <w:pPr>
        <w:numPr>
          <w:ilvl w:val="0"/>
          <w:numId w:val="36"/>
        </w:numPr>
        <w:jc w:val="both"/>
        <w:rPr>
          <w:highlight w:val="green"/>
        </w:rPr>
      </w:pPr>
      <w:r w:rsidRPr="00080985">
        <w:rPr>
          <w:highlight w:val="green"/>
        </w:rPr>
        <w:t xml:space="preserve">perdita di produttività; </w:t>
      </w:r>
    </w:p>
    <w:p w14:paraId="7359EE89" w14:textId="77777777" w:rsidR="006B21C2" w:rsidRPr="00080985" w:rsidRDefault="006B21C2" w:rsidP="006B21C2">
      <w:pPr>
        <w:numPr>
          <w:ilvl w:val="0"/>
          <w:numId w:val="36"/>
        </w:numPr>
        <w:jc w:val="both"/>
        <w:rPr>
          <w:highlight w:val="green"/>
        </w:rPr>
      </w:pPr>
      <w:r w:rsidRPr="00080985">
        <w:rPr>
          <w:highlight w:val="green"/>
        </w:rPr>
        <w:t xml:space="preserve">ritardi nelle consegne; </w:t>
      </w:r>
    </w:p>
    <w:p w14:paraId="5C20FEB8" w14:textId="77777777" w:rsidR="006B21C2" w:rsidRPr="00080985" w:rsidRDefault="006B21C2" w:rsidP="006B21C2">
      <w:pPr>
        <w:numPr>
          <w:ilvl w:val="0"/>
          <w:numId w:val="36"/>
        </w:numPr>
        <w:jc w:val="both"/>
        <w:rPr>
          <w:highlight w:val="green"/>
        </w:rPr>
      </w:pPr>
      <w:r w:rsidRPr="00080985">
        <w:rPr>
          <w:highlight w:val="green"/>
        </w:rPr>
        <w:t xml:space="preserve">necessità di sostituire il lavoratore assente; </w:t>
      </w:r>
    </w:p>
    <w:p w14:paraId="78D8C9E8" w14:textId="77777777" w:rsidR="006B21C2" w:rsidRPr="00080985" w:rsidRDefault="006B21C2" w:rsidP="006B21C2">
      <w:pPr>
        <w:numPr>
          <w:ilvl w:val="0"/>
          <w:numId w:val="36"/>
        </w:numPr>
        <w:jc w:val="both"/>
        <w:rPr>
          <w:highlight w:val="green"/>
        </w:rPr>
      </w:pPr>
      <w:r w:rsidRPr="00080985">
        <w:rPr>
          <w:highlight w:val="green"/>
        </w:rPr>
        <w:t xml:space="preserve">costi di selezione e formazione del personale sostitutivo; </w:t>
      </w:r>
    </w:p>
    <w:p w14:paraId="2FC6CD28" w14:textId="77777777" w:rsidR="006B21C2" w:rsidRPr="00080985" w:rsidRDefault="006B21C2" w:rsidP="006B21C2">
      <w:pPr>
        <w:numPr>
          <w:ilvl w:val="0"/>
          <w:numId w:val="36"/>
        </w:numPr>
        <w:jc w:val="both"/>
        <w:rPr>
          <w:highlight w:val="green"/>
        </w:rPr>
      </w:pPr>
      <w:r w:rsidRPr="00080985">
        <w:rPr>
          <w:highlight w:val="green"/>
        </w:rPr>
        <w:t xml:space="preserve">tempo impiegato per indagini e procedure amministrative; </w:t>
      </w:r>
    </w:p>
    <w:p w14:paraId="78B94561" w14:textId="77777777" w:rsidR="006B21C2" w:rsidRPr="00080985" w:rsidRDefault="006B21C2" w:rsidP="006B21C2">
      <w:pPr>
        <w:numPr>
          <w:ilvl w:val="0"/>
          <w:numId w:val="36"/>
        </w:numPr>
        <w:jc w:val="both"/>
        <w:rPr>
          <w:highlight w:val="green"/>
        </w:rPr>
      </w:pPr>
      <w:r w:rsidRPr="00080985">
        <w:rPr>
          <w:highlight w:val="green"/>
        </w:rPr>
        <w:t xml:space="preserve">riduzione della qualità del lavoro; </w:t>
      </w:r>
    </w:p>
    <w:p w14:paraId="76A78FDF" w14:textId="77777777" w:rsidR="006B21C2" w:rsidRPr="00080985" w:rsidRDefault="006B21C2" w:rsidP="006B21C2">
      <w:pPr>
        <w:numPr>
          <w:ilvl w:val="0"/>
          <w:numId w:val="36"/>
        </w:numPr>
        <w:jc w:val="both"/>
        <w:rPr>
          <w:highlight w:val="green"/>
        </w:rPr>
      </w:pPr>
      <w:r w:rsidRPr="00080985">
        <w:rPr>
          <w:highlight w:val="green"/>
        </w:rPr>
        <w:t xml:space="preserve">perdita di competenze ed esperienza professionale. </w:t>
      </w:r>
    </w:p>
    <w:p w14:paraId="5BE06A4A" w14:textId="77777777" w:rsidR="00655E9A" w:rsidRPr="00080985" w:rsidRDefault="00655E9A" w:rsidP="00655E9A">
      <w:pPr>
        <w:jc w:val="both"/>
        <w:rPr>
          <w:highlight w:val="green"/>
        </w:rPr>
      </w:pPr>
    </w:p>
    <w:p w14:paraId="1547651C" w14:textId="77777777" w:rsidR="006B21C2" w:rsidRPr="00080985" w:rsidRDefault="006B21C2" w:rsidP="006B21C2">
      <w:pPr>
        <w:jc w:val="both"/>
        <w:rPr>
          <w:highlight w:val="green"/>
        </w:rPr>
      </w:pPr>
      <w:r w:rsidRPr="00080985">
        <w:rPr>
          <w:highlight w:val="green"/>
        </w:rPr>
        <w:t xml:space="preserve">A questi si aggiungono i </w:t>
      </w:r>
      <w:r w:rsidRPr="00080985">
        <w:rPr>
          <w:b/>
          <w:bCs/>
          <w:highlight w:val="green"/>
        </w:rPr>
        <w:t>costi organizzativi</w:t>
      </w:r>
      <w:r w:rsidRPr="00080985">
        <w:rPr>
          <w:highlight w:val="green"/>
        </w:rPr>
        <w:t>, che possono compromettere il funzionamento dell'intera azienda. Un ambiente di lavoro percepito come poco sicuro può infatti generare sfiducia, demotivazione, aumento dell'assenteismo, conflitti interni e peggioramento del clima aziendale.</w:t>
      </w:r>
    </w:p>
    <w:p w14:paraId="215EC7B0" w14:textId="77777777" w:rsidR="00BE4BD7" w:rsidRPr="00080985" w:rsidRDefault="006B21C2" w:rsidP="006B21C2">
      <w:pPr>
        <w:jc w:val="both"/>
        <w:rPr>
          <w:highlight w:val="green"/>
        </w:rPr>
      </w:pPr>
      <w:r w:rsidRPr="00080985">
        <w:rPr>
          <w:highlight w:val="green"/>
        </w:rPr>
        <w:t xml:space="preserve">Esistono poi i </w:t>
      </w:r>
      <w:r w:rsidRPr="00080985">
        <w:rPr>
          <w:b/>
          <w:bCs/>
          <w:highlight w:val="green"/>
        </w:rPr>
        <w:t>costi reputazionali</w:t>
      </w:r>
      <w:r w:rsidRPr="00080985">
        <w:rPr>
          <w:highlight w:val="green"/>
        </w:rPr>
        <w:t xml:space="preserve">, sempre più importanti nell'economia moderna. </w:t>
      </w:r>
    </w:p>
    <w:p w14:paraId="6EFEA9D4" w14:textId="3E5D6E57" w:rsidR="006B21C2" w:rsidRPr="00080985" w:rsidRDefault="006B21C2" w:rsidP="006B21C2">
      <w:pPr>
        <w:jc w:val="both"/>
        <w:rPr>
          <w:highlight w:val="green"/>
        </w:rPr>
      </w:pPr>
      <w:r w:rsidRPr="00080985">
        <w:rPr>
          <w:highlight w:val="green"/>
        </w:rPr>
        <w:t>Incidenti gravi o ripetuti possono danneggiare l'immagine dell'impresa nei confronti di clienti, fornitori, investitori e opinione pubblica, con possibili ripercussioni sulla competitività e sul fatturato.</w:t>
      </w:r>
    </w:p>
    <w:p w14:paraId="3AC60EDF" w14:textId="77777777" w:rsidR="006B21C2" w:rsidRPr="00080985" w:rsidRDefault="006B21C2" w:rsidP="006B21C2">
      <w:pPr>
        <w:jc w:val="both"/>
        <w:rPr>
          <w:highlight w:val="green"/>
        </w:rPr>
      </w:pPr>
      <w:r w:rsidRPr="00080985">
        <w:rPr>
          <w:highlight w:val="green"/>
        </w:rPr>
        <w:t xml:space="preserve">Dal punto di vista della </w:t>
      </w:r>
      <w:r w:rsidRPr="00080985">
        <w:rPr>
          <w:b/>
          <w:bCs/>
          <w:highlight w:val="green"/>
        </w:rPr>
        <w:t>collettività</w:t>
      </w:r>
      <w:r w:rsidRPr="00080985">
        <w:rPr>
          <w:highlight w:val="green"/>
        </w:rPr>
        <w:t>, la non-sicurezza comporta un aumento dei costi sostenuti dal sistema sanitario, dagli enti previdenziali e assicurativi e dai servizi sociali. In altre parole, le conseguenze degli infortuni e delle malattie professionali non ricadono soltanto sull'azienda, ma sull'intera società.</w:t>
      </w:r>
    </w:p>
    <w:p w14:paraId="5B35475E" w14:textId="77777777" w:rsidR="006B21C2" w:rsidRPr="00080985" w:rsidRDefault="006B21C2" w:rsidP="006B21C2">
      <w:pPr>
        <w:jc w:val="both"/>
        <w:rPr>
          <w:highlight w:val="green"/>
        </w:rPr>
      </w:pPr>
      <w:r w:rsidRPr="00080985">
        <w:rPr>
          <w:highlight w:val="green"/>
        </w:rPr>
        <w:t>Per comprendere meglio il fenomeno si utilizza spesso il modello dell'</w:t>
      </w:r>
      <w:r w:rsidRPr="00080985">
        <w:rPr>
          <w:b/>
          <w:bCs/>
          <w:highlight w:val="green"/>
        </w:rPr>
        <w:t>iceberg dei costi</w:t>
      </w:r>
      <w:r w:rsidRPr="00080985">
        <w:rPr>
          <w:highlight w:val="green"/>
        </w:rPr>
        <w:t>. La parte visibile dell'iceberg rappresenta i costi diretti, facilmente individuabili e contabilizzabili. Sotto la superficie si trova invece una parte molto più grande costituita dai costi indiretti e nascosti, che spesso superano di diverse volte quelli immediatamente evidenti.</w:t>
      </w:r>
    </w:p>
    <w:p w14:paraId="25FFD07E" w14:textId="77777777" w:rsidR="006B21C2" w:rsidRPr="00080985" w:rsidRDefault="006B21C2" w:rsidP="006B21C2">
      <w:pPr>
        <w:jc w:val="both"/>
        <w:rPr>
          <w:highlight w:val="green"/>
        </w:rPr>
      </w:pPr>
      <w:r w:rsidRPr="00080985">
        <w:rPr>
          <w:highlight w:val="green"/>
        </w:rPr>
        <w:t xml:space="preserve">Per questo motivo oggi la sicurezza non viene più considerata un semplice obbligo normativo o una voce di spesa, ma un vero e proprio </w:t>
      </w:r>
      <w:r w:rsidRPr="00080985">
        <w:rPr>
          <w:b/>
          <w:bCs/>
          <w:highlight w:val="green"/>
        </w:rPr>
        <w:t>investimento</w:t>
      </w:r>
      <w:r w:rsidRPr="00080985">
        <w:rPr>
          <w:highlight w:val="green"/>
        </w:rPr>
        <w:t>. Investire nella prevenzione significa ridurre gli infortuni, migliorare il benessere dei lavoratori, aumentare la produttività e contenere i costi legati alla non-sicurezza. Un'azienda che investe nella sicurezza tutela le persone e, allo stesso tempo, migliora la propria efficienza e competitività nel lungo periodo.</w:t>
      </w:r>
    </w:p>
    <w:p w14:paraId="61EE4877" w14:textId="7C995063" w:rsidR="006B21C2" w:rsidRPr="006B21C2" w:rsidRDefault="00BE4BD7" w:rsidP="006B21C2">
      <w:pPr>
        <w:jc w:val="both"/>
      </w:pPr>
      <w:r w:rsidRPr="00080985">
        <w:rPr>
          <w:highlight w:val="green"/>
        </w:rPr>
        <w:t>I</w:t>
      </w:r>
      <w:r w:rsidR="006B21C2" w:rsidRPr="00080985">
        <w:rPr>
          <w:highlight w:val="green"/>
        </w:rPr>
        <w:t xml:space="preserve"> costi della non-sicurezza dimostrano che la prevenzione non è soltanto un dovere etico e giuridico, ma anche una scelta conveniente dal punto di vista economico e strategico per qualsiasi organizzazione.</w:t>
      </w:r>
    </w:p>
    <w:p w14:paraId="3FDFBA8B" w14:textId="77DEC7E5" w:rsidR="00D22FCB" w:rsidRDefault="00000000">
      <w:r>
        <w:br w:type="page"/>
      </w:r>
    </w:p>
    <w:p w14:paraId="0504345A" w14:textId="77777777" w:rsidR="00D22FCB" w:rsidRDefault="00000000">
      <w:pPr>
        <w:pStyle w:val="Titolo1"/>
      </w:pPr>
      <w:r>
        <w:lastRenderedPageBreak/>
        <w:t>4. Modulo Rischi Specifici — Fonti per articolo</w:t>
      </w:r>
    </w:p>
    <w:p w14:paraId="0D59099C" w14:textId="77777777" w:rsidR="00D22FCB" w:rsidRDefault="00000000">
      <w:r>
        <w:t xml:space="preserve">Questa sezione non è coperta dai 2 moduli ufficiali ASR 2025 del corso base </w:t>
      </w:r>
      <w:proofErr w:type="spellStart"/>
      <w:r>
        <w:t>DdL</w:t>
      </w:r>
      <w:proofErr w:type="spellEnd"/>
      <w:r>
        <w:t>. Verificare con le docenti se includerla. I riferimenti sotto sono per integrazioni facoltative o per corsi specifici (RSPP/lavoratori).</w:t>
      </w:r>
    </w:p>
    <w:p w14:paraId="2BD25FE5"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694"/>
        <w:gridCol w:w="1997"/>
        <w:gridCol w:w="2656"/>
      </w:tblGrid>
      <w:tr w:rsidR="00D22FCB" w14:paraId="1A57EAD7" w14:textId="77777777">
        <w:trPr>
          <w:tblHeader/>
        </w:trPr>
        <w:tc>
          <w:tcPr>
            <w:tcW w:w="20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40B58CD6" w14:textId="77777777" w:rsidR="00D22FCB" w:rsidRDefault="00000000">
            <w:r>
              <w:rPr>
                <w:b/>
                <w:bCs/>
                <w:color w:val="FFFFFF"/>
                <w:sz w:val="18"/>
                <w:szCs w:val="18"/>
              </w:rPr>
              <w:t>Rischio</w:t>
            </w:r>
          </w:p>
        </w:tc>
        <w:tc>
          <w:tcPr>
            <w:tcW w:w="27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0FE8D3DF" w14:textId="77777777" w:rsidR="00D22FCB" w:rsidRDefault="00000000">
            <w:r>
              <w:rPr>
                <w:b/>
                <w:bCs/>
                <w:color w:val="FFFFFF"/>
                <w:sz w:val="18"/>
                <w:szCs w:val="18"/>
              </w:rPr>
              <w:t>Norma (</w:t>
            </w:r>
            <w:proofErr w:type="spellStart"/>
            <w:r>
              <w:rPr>
                <w:b/>
                <w:bCs/>
                <w:color w:val="FFFFFF"/>
                <w:sz w:val="18"/>
                <w:szCs w:val="18"/>
              </w:rPr>
              <w:t>Normattiva</w:t>
            </w:r>
            <w:proofErr w:type="spellEnd"/>
            <w:r>
              <w:rPr>
                <w:b/>
                <w:bCs/>
                <w:color w:val="FFFFFF"/>
                <w:sz w:val="18"/>
                <w:szCs w:val="18"/>
              </w:rPr>
              <w:t>)</w:t>
            </w:r>
          </w:p>
        </w:tc>
        <w:tc>
          <w:tcPr>
            <w:tcW w:w="20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7214DB97" w14:textId="77777777" w:rsidR="00D22FCB" w:rsidRDefault="00000000">
            <w:r>
              <w:rPr>
                <w:b/>
                <w:bCs/>
                <w:color w:val="FFFFFF"/>
                <w:sz w:val="18"/>
                <w:szCs w:val="18"/>
              </w:rPr>
              <w:t>Fonte INAIL/PAF</w:t>
            </w:r>
          </w:p>
        </w:tc>
        <w:tc>
          <w:tcPr>
            <w:tcW w:w="26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253917EF" w14:textId="77777777" w:rsidR="00D22FCB" w:rsidRDefault="00000000">
            <w:r>
              <w:rPr>
                <w:b/>
                <w:bCs/>
                <w:color w:val="FFFFFF"/>
                <w:sz w:val="18"/>
                <w:szCs w:val="18"/>
              </w:rPr>
              <w:t>URL</w:t>
            </w:r>
          </w:p>
        </w:tc>
      </w:tr>
      <w:tr w:rsidR="00D22FCB" w14:paraId="298C7AE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39D90ABB" w14:textId="77777777" w:rsidR="00D22FCB" w:rsidRDefault="00000000">
            <w:r>
              <w:rPr>
                <w:sz w:val="18"/>
                <w:szCs w:val="18"/>
              </w:rPr>
              <w:t>ATEX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D6C7E" w14:textId="77777777" w:rsidR="00D22FCB" w:rsidRDefault="00000000">
            <w:proofErr w:type="spellStart"/>
            <w:r>
              <w:rPr>
                <w:sz w:val="18"/>
                <w:szCs w:val="18"/>
              </w:rPr>
              <w:t>D.Lgs.</w:t>
            </w:r>
            <w:proofErr w:type="spellEnd"/>
            <w:r>
              <w:rPr>
                <w:sz w:val="18"/>
                <w:szCs w:val="18"/>
              </w:rPr>
              <w:t xml:space="preserve"> 81/08 Tit. XI artt. 287-297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7FF55" w14:textId="77777777" w:rsidR="00D22FCB" w:rsidRDefault="00000000">
            <w:r>
              <w:rPr>
                <w:sz w:val="18"/>
                <w:szCs w:val="18"/>
              </w:rPr>
              <w:t>INAIL – rischio ATEX (rev. 2023)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B2663" w14:textId="77777777" w:rsidR="00D22FCB" w:rsidRDefault="00000000">
            <w:r>
              <w:rPr>
                <w:sz w:val="18"/>
                <w:szCs w:val="18"/>
              </w:rPr>
              <w:t>inail.it &gt; atmosfere-esplosive</w:t>
            </w:r>
          </w:p>
        </w:tc>
      </w:tr>
      <w:tr w:rsidR="00D22FCB" w14:paraId="493F835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D52FE8E" w14:textId="77777777" w:rsidR="00D22FCB" w:rsidRDefault="00000000">
            <w:r>
              <w:rPr>
                <w:sz w:val="18"/>
                <w:szCs w:val="18"/>
              </w:rPr>
              <w:t>Cancerogeni/Mutageni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C47E1" w14:textId="77777777" w:rsidR="00D22FCB" w:rsidRDefault="00000000">
            <w:proofErr w:type="spellStart"/>
            <w:r>
              <w:rPr>
                <w:sz w:val="18"/>
                <w:szCs w:val="18"/>
              </w:rPr>
              <w:t>D.Lgs.</w:t>
            </w:r>
            <w:proofErr w:type="spellEnd"/>
            <w:r>
              <w:rPr>
                <w:sz w:val="18"/>
                <w:szCs w:val="18"/>
              </w:rPr>
              <w:t xml:space="preserve"> 81/08 Tit. IX Capo II artt. 233-249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E68B7" w14:textId="77777777" w:rsidR="00D22FCB" w:rsidRDefault="00000000">
            <w:r>
              <w:rPr>
                <w:sz w:val="18"/>
                <w:szCs w:val="18"/>
              </w:rPr>
              <w:t>INAIL – Conoscere il rischio (cancerogeni)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4167E" w14:textId="77777777" w:rsidR="00D22FCB" w:rsidRDefault="00000000">
            <w:r>
              <w:rPr>
                <w:sz w:val="18"/>
                <w:szCs w:val="18"/>
              </w:rPr>
              <w:t>inail.it &gt; conoscere-il-rischio</w:t>
            </w:r>
          </w:p>
        </w:tc>
      </w:tr>
      <w:tr w:rsidR="00D22FCB" w14:paraId="36C6CE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249F6B58" w14:textId="77777777" w:rsidR="00D22FCB" w:rsidRDefault="00000000">
            <w:r>
              <w:rPr>
                <w:sz w:val="18"/>
                <w:szCs w:val="18"/>
              </w:rPr>
              <w:t>Amianto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E5C4C5" w14:textId="77777777" w:rsidR="00D22FCB" w:rsidRDefault="00000000">
            <w:proofErr w:type="spellStart"/>
            <w:r>
              <w:rPr>
                <w:sz w:val="18"/>
                <w:szCs w:val="18"/>
              </w:rPr>
              <w:t>D.Lgs.</w:t>
            </w:r>
            <w:proofErr w:type="spellEnd"/>
            <w:r>
              <w:rPr>
                <w:sz w:val="18"/>
                <w:szCs w:val="18"/>
              </w:rPr>
              <w:t xml:space="preserve"> 81/08 Tit. IX Capo III artt. 246-261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A7D14" w14:textId="77777777" w:rsidR="00D22FCB" w:rsidRDefault="00000000">
            <w:r>
              <w:rPr>
                <w:sz w:val="18"/>
                <w:szCs w:val="18"/>
              </w:rPr>
              <w:t>INAIL – Conoscere il rischio (amianto)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D34FD" w14:textId="77777777" w:rsidR="00D22FCB" w:rsidRDefault="00000000">
            <w:r>
              <w:rPr>
                <w:sz w:val="18"/>
                <w:szCs w:val="18"/>
              </w:rPr>
              <w:t>inail.it &gt; conoscere-il-rischio</w:t>
            </w:r>
          </w:p>
        </w:tc>
      </w:tr>
      <w:tr w:rsidR="00D22FCB" w14:paraId="0E1FC91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3DE0049" w14:textId="77777777" w:rsidR="00D22FCB" w:rsidRDefault="00000000">
            <w:r>
              <w:rPr>
                <w:sz w:val="18"/>
                <w:szCs w:val="18"/>
              </w:rPr>
              <w:t>Rumore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DAA83" w14:textId="77777777" w:rsidR="00D22FCB" w:rsidRDefault="00000000">
            <w:proofErr w:type="spellStart"/>
            <w:r>
              <w:rPr>
                <w:sz w:val="18"/>
                <w:szCs w:val="18"/>
              </w:rPr>
              <w:t>D.Lgs.</w:t>
            </w:r>
            <w:proofErr w:type="spellEnd"/>
            <w:r>
              <w:rPr>
                <w:sz w:val="18"/>
                <w:szCs w:val="18"/>
              </w:rPr>
              <w:t xml:space="preserve"> 81/08 Tit. VIII Capo II artt. 187-198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3540E" w14:textId="77777777" w:rsidR="00D22FCB" w:rsidRDefault="00000000">
            <w:r>
              <w:rPr>
                <w:sz w:val="18"/>
                <w:szCs w:val="18"/>
              </w:rPr>
              <w:t>Portale Agenti Fisici – sezione rumore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C8FA6" w14:textId="77777777" w:rsidR="00D22FCB" w:rsidRDefault="00000000">
            <w:r>
              <w:rPr>
                <w:sz w:val="18"/>
                <w:szCs w:val="18"/>
              </w:rPr>
              <w:t>portaleagentifisici.it</w:t>
            </w:r>
          </w:p>
        </w:tc>
      </w:tr>
      <w:tr w:rsidR="00D22FCB" w14:paraId="2188BC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747265DF" w14:textId="77777777" w:rsidR="00D22FCB" w:rsidRDefault="00000000">
            <w:r>
              <w:rPr>
                <w:sz w:val="18"/>
                <w:szCs w:val="18"/>
              </w:rPr>
              <w:t>Vibrazioni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B1924" w14:textId="77777777" w:rsidR="00D22FCB" w:rsidRDefault="00000000">
            <w:proofErr w:type="spellStart"/>
            <w:r>
              <w:rPr>
                <w:sz w:val="18"/>
                <w:szCs w:val="18"/>
              </w:rPr>
              <w:t>D.Lgs.</w:t>
            </w:r>
            <w:proofErr w:type="spellEnd"/>
            <w:r>
              <w:rPr>
                <w:sz w:val="18"/>
                <w:szCs w:val="18"/>
              </w:rPr>
              <w:t xml:space="preserve"> 81/08 Tit. VIII Capo III artt. 199-205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0611B" w14:textId="77777777" w:rsidR="00D22FCB" w:rsidRDefault="00000000">
            <w:r>
              <w:rPr>
                <w:sz w:val="18"/>
                <w:szCs w:val="18"/>
              </w:rPr>
              <w:t>Portale Agenti Fisici + INAIL vibrazioni 2024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A1948" w14:textId="77777777" w:rsidR="00D22FCB" w:rsidRDefault="00000000">
            <w:r>
              <w:rPr>
                <w:sz w:val="18"/>
                <w:szCs w:val="18"/>
              </w:rPr>
              <w:t>portaleagentifisici.it</w:t>
            </w:r>
          </w:p>
        </w:tc>
      </w:tr>
      <w:tr w:rsidR="00D22FCB" w14:paraId="2DE37727"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15A69AE1" w14:textId="77777777" w:rsidR="00D22FCB" w:rsidRDefault="00000000">
            <w:r>
              <w:rPr>
                <w:sz w:val="18"/>
                <w:szCs w:val="18"/>
              </w:rPr>
              <w:t>Lavori in quota/cadute dall'alto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06F7F" w14:textId="77777777" w:rsidR="00D22FCB" w:rsidRDefault="00000000">
            <w:proofErr w:type="spellStart"/>
            <w:r>
              <w:rPr>
                <w:sz w:val="18"/>
                <w:szCs w:val="18"/>
              </w:rPr>
              <w:t>D.Lgs.</w:t>
            </w:r>
            <w:proofErr w:type="spellEnd"/>
            <w:r>
              <w:rPr>
                <w:sz w:val="18"/>
                <w:szCs w:val="18"/>
              </w:rPr>
              <w:t xml:space="preserve"> 81/08 Tit. IV Capo II art. 111+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23919" w14:textId="77777777" w:rsidR="00D22FCB" w:rsidRDefault="00000000">
            <w:r>
              <w:rPr>
                <w:sz w:val="18"/>
                <w:szCs w:val="18"/>
              </w:rPr>
              <w:t>INAIL – opuscoli DPI anticaduta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54562" w14:textId="77777777" w:rsidR="00D22FCB" w:rsidRDefault="00000000">
            <w:r>
              <w:rPr>
                <w:sz w:val="18"/>
                <w:szCs w:val="18"/>
              </w:rPr>
              <w:t>catalogo INAIL</w:t>
            </w:r>
          </w:p>
        </w:tc>
      </w:tr>
      <w:tr w:rsidR="00D22FCB" w14:paraId="7428B2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A5ECFA4" w14:textId="77777777" w:rsidR="00D22FCB" w:rsidRDefault="00000000">
            <w:r>
              <w:rPr>
                <w:sz w:val="18"/>
                <w:szCs w:val="18"/>
              </w:rPr>
              <w:t>Spazi confinati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06A17" w14:textId="77777777" w:rsidR="00D22FCB" w:rsidRDefault="00000000">
            <w:r>
              <w:rPr>
                <w:sz w:val="18"/>
                <w:szCs w:val="18"/>
              </w:rPr>
              <w:t xml:space="preserve">DPR 177/2011; </w:t>
            </w:r>
            <w:proofErr w:type="spellStart"/>
            <w:r>
              <w:rPr>
                <w:sz w:val="18"/>
                <w:szCs w:val="18"/>
              </w:rPr>
              <w:t>D.Lgs.</w:t>
            </w:r>
            <w:proofErr w:type="spellEnd"/>
            <w:r>
              <w:rPr>
                <w:sz w:val="18"/>
                <w:szCs w:val="18"/>
              </w:rPr>
              <w:t xml:space="preserve"> 81/08 artt. 66, 121, All. IV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2F84F" w14:textId="77777777" w:rsidR="00D22FCB" w:rsidRDefault="00000000">
            <w:r>
              <w:rPr>
                <w:sz w:val="18"/>
                <w:szCs w:val="18"/>
              </w:rPr>
              <w:t>INAIL – Manuale ambienti confinati (2013)</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C9D3C" w14:textId="77777777" w:rsidR="00D22FCB" w:rsidRDefault="00000000">
            <w:r>
              <w:rPr>
                <w:sz w:val="18"/>
                <w:szCs w:val="18"/>
              </w:rPr>
              <w:t>lavoro.gov.it &gt; manuale-ambienti-confinati.pdf</w:t>
            </w:r>
          </w:p>
        </w:tc>
      </w:tr>
      <w:tr w:rsidR="00D22FCB" w14:paraId="139734A7"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5856CE6C" w14:textId="77777777" w:rsidR="00D22FCB" w:rsidRDefault="00000000">
            <w:r>
              <w:rPr>
                <w:sz w:val="18"/>
                <w:szCs w:val="18"/>
              </w:rPr>
              <w:t>Attrezzature con abilitazione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9E12D" w14:textId="77777777" w:rsidR="00D22FCB" w:rsidRDefault="00000000">
            <w:proofErr w:type="spellStart"/>
            <w:r>
              <w:rPr>
                <w:sz w:val="18"/>
                <w:szCs w:val="18"/>
              </w:rPr>
              <w:t>D.Lgs.</w:t>
            </w:r>
            <w:proofErr w:type="spellEnd"/>
            <w:r>
              <w:rPr>
                <w:sz w:val="18"/>
                <w:szCs w:val="18"/>
              </w:rPr>
              <w:t xml:space="preserve"> 81/08 art. 73 c.5; ASR 22/02/2012 (ora ASR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029F3" w14:textId="77777777" w:rsidR="00D22FCB" w:rsidRDefault="00000000">
            <w:r>
              <w:rPr>
                <w:sz w:val="18"/>
                <w:szCs w:val="18"/>
              </w:rPr>
              <w:t>Testo ASR 2025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64EBC" w14:textId="77777777" w:rsidR="00D22FCB" w:rsidRDefault="00000000">
            <w:r>
              <w:rPr>
                <w:sz w:val="18"/>
                <w:szCs w:val="18"/>
              </w:rPr>
              <w:t>asr2025.it</w:t>
            </w:r>
          </w:p>
        </w:tc>
      </w:tr>
    </w:tbl>
    <w:p w14:paraId="2ACBA08B" w14:textId="77777777" w:rsidR="00D22FCB" w:rsidRDefault="00D22FCB"/>
    <w:p w14:paraId="728879B8" w14:textId="77777777" w:rsidR="00453126" w:rsidRDefault="00453126"/>
    <w:p w14:paraId="706B3086" w14:textId="04FF7973" w:rsidR="00453126" w:rsidRPr="00453126" w:rsidRDefault="00453126">
      <w:pPr>
        <w:rPr>
          <w:b/>
          <w:bCs/>
          <w:highlight w:val="green"/>
          <w:u w:val="single"/>
        </w:rPr>
      </w:pPr>
      <w:r w:rsidRPr="00453126">
        <w:rPr>
          <w:b/>
          <w:bCs/>
          <w:highlight w:val="green"/>
          <w:u w:val="single"/>
        </w:rPr>
        <w:t xml:space="preserve">ATEX: </w:t>
      </w:r>
    </w:p>
    <w:p w14:paraId="5FB6D2C9" w14:textId="77777777" w:rsidR="00453126" w:rsidRPr="00453126" w:rsidRDefault="00453126" w:rsidP="00453126">
      <w:pPr>
        <w:jc w:val="both"/>
        <w:rPr>
          <w:highlight w:val="green"/>
        </w:rPr>
      </w:pPr>
      <w:r w:rsidRPr="00453126">
        <w:rPr>
          <w:highlight w:val="green"/>
        </w:rPr>
        <w:t xml:space="preserve">Il </w:t>
      </w:r>
      <w:r w:rsidRPr="00453126">
        <w:rPr>
          <w:b/>
          <w:bCs/>
          <w:highlight w:val="green"/>
        </w:rPr>
        <w:t>rischio ATEX</w:t>
      </w:r>
      <w:r w:rsidRPr="00453126">
        <w:rPr>
          <w:highlight w:val="green"/>
        </w:rPr>
        <w:t xml:space="preserve"> riguarda la possibilità che si verifichino </w:t>
      </w:r>
      <w:r w:rsidRPr="00453126">
        <w:rPr>
          <w:b/>
          <w:bCs/>
          <w:highlight w:val="green"/>
        </w:rPr>
        <w:t>esplosioni in atmosfere esplosive</w:t>
      </w:r>
      <w:r w:rsidRPr="00453126">
        <w:rPr>
          <w:highlight w:val="green"/>
        </w:rPr>
        <w:t>, cioè ambienti in cui una miscela di sostanze infiammabili (gas, vapori, nebbie o polveri combustibili) si combina con l'ossigeno dell'aria e può incendiarsi in presenza di una fonte di innesco. Questo rischio è presente in numerosi settori industriali, come impianti chimici, raffinerie, silos per cereali, industrie alimentari, falegnamerie e depositi di carburante.</w:t>
      </w:r>
    </w:p>
    <w:p w14:paraId="03C15213" w14:textId="77777777" w:rsidR="00453126" w:rsidRPr="00453126" w:rsidRDefault="00453126" w:rsidP="00453126">
      <w:pPr>
        <w:jc w:val="both"/>
        <w:rPr>
          <w:highlight w:val="green"/>
        </w:rPr>
      </w:pPr>
      <w:r w:rsidRPr="00453126">
        <w:rPr>
          <w:highlight w:val="green"/>
        </w:rPr>
        <w:t>Le conseguenze di un'esplosione possono essere molto gravi, causando danni alle persone, agli impianti e all'ambiente circostante. Per questo motivo il datore di lavoro deve valutare il rischio ATEX, classificare le aree pericolose e adottare adeguate misure di sicurezza.</w:t>
      </w:r>
    </w:p>
    <w:p w14:paraId="2A764958" w14:textId="77777777" w:rsidR="00453126" w:rsidRPr="00453126" w:rsidRDefault="00453126" w:rsidP="00453126">
      <w:pPr>
        <w:jc w:val="both"/>
        <w:rPr>
          <w:highlight w:val="green"/>
        </w:rPr>
      </w:pPr>
      <w:r w:rsidRPr="00453126">
        <w:rPr>
          <w:highlight w:val="green"/>
        </w:rPr>
        <w:t xml:space="preserve">Le principali </w:t>
      </w:r>
      <w:r w:rsidRPr="00453126">
        <w:rPr>
          <w:b/>
          <w:bCs/>
          <w:highlight w:val="green"/>
        </w:rPr>
        <w:t>misure di prevenzione</w:t>
      </w:r>
      <w:r w:rsidRPr="00453126">
        <w:rPr>
          <w:highlight w:val="green"/>
        </w:rPr>
        <w:t xml:space="preserve"> hanno l'obiettivo di evitare la formazione dell'atmosfera esplosiva o l'innesco dell'esplosione. Tra queste rientrano la riduzione o eliminazione delle sostanze infiammabili, una corretta ventilazione degli ambienti, il controllo delle perdite di gas e vapori, la pulizia periodica delle polveri combustibili e l'utilizzo di apparecchiature certificate ATEX idonee alle zone classificate.</w:t>
      </w:r>
    </w:p>
    <w:p w14:paraId="16E86F6A" w14:textId="77777777" w:rsidR="00453126" w:rsidRPr="00453126" w:rsidRDefault="00453126" w:rsidP="00453126">
      <w:pPr>
        <w:jc w:val="both"/>
        <w:rPr>
          <w:highlight w:val="green"/>
        </w:rPr>
      </w:pPr>
      <w:r w:rsidRPr="00453126">
        <w:rPr>
          <w:highlight w:val="green"/>
        </w:rPr>
        <w:t xml:space="preserve">Le </w:t>
      </w:r>
      <w:r w:rsidRPr="00453126">
        <w:rPr>
          <w:b/>
          <w:bCs/>
          <w:highlight w:val="green"/>
        </w:rPr>
        <w:t>misure di protezione</w:t>
      </w:r>
      <w:r w:rsidRPr="00453126">
        <w:rPr>
          <w:highlight w:val="green"/>
        </w:rPr>
        <w:t>, invece, mirano a limitare gli effetti di un'eventuale esplosione. Esse comprendono l'installazione di sistemi di sfogo o soppressione dell'esplosione, barriere di contenimento, dispositivi di isolamento, procedure di emergenza, segnaletica di sicurezza e formazione specifica dei lavoratori sui comportamenti da adottare nelle aree a rischio.</w:t>
      </w:r>
    </w:p>
    <w:p w14:paraId="6E07030E" w14:textId="77777777" w:rsidR="00453126" w:rsidRPr="00453126" w:rsidRDefault="00453126" w:rsidP="00453126">
      <w:pPr>
        <w:jc w:val="both"/>
      </w:pPr>
      <w:r w:rsidRPr="00453126">
        <w:rPr>
          <w:highlight w:val="green"/>
        </w:rPr>
        <w:t>In sintesi, la gestione del rischio ATEX si basa sull'identificazione delle zone potenzialmente esplosive, sulla prevenzione delle fonti di innesco e sull'adozione di sistemi tecnici e organizzativi capaci di ridurre al minimo le conseguenze di un eventuale evento esplosivo.</w:t>
      </w:r>
    </w:p>
    <w:p w14:paraId="373E7912" w14:textId="77777777" w:rsidR="00453126" w:rsidRDefault="00453126"/>
    <w:p w14:paraId="1259CB2B" w14:textId="77777777" w:rsidR="00453126" w:rsidRDefault="00453126"/>
    <w:p w14:paraId="6FE29043" w14:textId="0A293338" w:rsidR="00453126" w:rsidRPr="00453126" w:rsidRDefault="00453126">
      <w:pPr>
        <w:rPr>
          <w:b/>
          <w:bCs/>
          <w:highlight w:val="green"/>
          <w:u w:val="single"/>
        </w:rPr>
      </w:pPr>
      <w:r w:rsidRPr="00453126">
        <w:rPr>
          <w:b/>
          <w:bCs/>
          <w:highlight w:val="green"/>
          <w:u w:val="single"/>
        </w:rPr>
        <w:t>Cancerogeni/Mutageni</w:t>
      </w:r>
    </w:p>
    <w:p w14:paraId="16ABB4F6" w14:textId="77777777" w:rsidR="00453126" w:rsidRPr="00AD344B" w:rsidRDefault="00453126" w:rsidP="00453126">
      <w:pPr>
        <w:jc w:val="both"/>
        <w:rPr>
          <w:highlight w:val="green"/>
        </w:rPr>
      </w:pPr>
      <w:r w:rsidRPr="00AD344B">
        <w:rPr>
          <w:highlight w:val="green"/>
        </w:rPr>
        <w:t xml:space="preserve">Il </w:t>
      </w:r>
      <w:r w:rsidRPr="00AD344B">
        <w:rPr>
          <w:b/>
          <w:bCs/>
          <w:highlight w:val="green"/>
        </w:rPr>
        <w:t>rischio da agenti cancerogeni e mutageni</w:t>
      </w:r>
      <w:r w:rsidRPr="00AD344B">
        <w:rPr>
          <w:highlight w:val="green"/>
        </w:rPr>
        <w:t xml:space="preserve"> riguarda l'esposizione dei lavoratori a sostanze o miscele che possono provocare il </w:t>
      </w:r>
      <w:r w:rsidRPr="00AD344B">
        <w:rPr>
          <w:b/>
          <w:bCs/>
          <w:highlight w:val="green"/>
        </w:rPr>
        <w:t>cancro</w:t>
      </w:r>
      <w:r w:rsidRPr="00AD344B">
        <w:rPr>
          <w:highlight w:val="green"/>
        </w:rPr>
        <w:t xml:space="preserve"> oppure causare </w:t>
      </w:r>
      <w:r w:rsidRPr="00AD344B">
        <w:rPr>
          <w:b/>
          <w:bCs/>
          <w:highlight w:val="green"/>
        </w:rPr>
        <w:t>alterazioni genetiche ereditarie</w:t>
      </w:r>
      <w:r w:rsidRPr="00AD344B">
        <w:rPr>
          <w:highlight w:val="green"/>
        </w:rPr>
        <w:t>. Questi agenti possono essere presenti in diversi ambienti di lavoro, come industrie chimiche, laboratori, attività di saldatura, lavorazioni che producono polveri, utilizzo di solventi o esposizione ad alcune sostanze presenti nei processi industriali.</w:t>
      </w:r>
    </w:p>
    <w:p w14:paraId="5449EF72" w14:textId="77777777" w:rsidR="00453126" w:rsidRPr="00AD344B" w:rsidRDefault="00453126" w:rsidP="00453126">
      <w:pPr>
        <w:jc w:val="both"/>
        <w:rPr>
          <w:highlight w:val="green"/>
        </w:rPr>
      </w:pPr>
      <w:r w:rsidRPr="00AD344B">
        <w:rPr>
          <w:highlight w:val="green"/>
        </w:rPr>
        <w:lastRenderedPageBreak/>
        <w:t>L'esposizione può avvenire attraverso l'inalazione, il contatto con la pelle o, più raramente, l'ingestione accidentale. La particolarità di questo rischio è che gli effetti sulla salute possono manifestarsi anche molti anni dopo l'esposizione, rendendo fondamentale l'adozione di misure preventive efficaci.</w:t>
      </w:r>
    </w:p>
    <w:p w14:paraId="3373DD74" w14:textId="77777777" w:rsidR="00453126" w:rsidRPr="00AD344B" w:rsidRDefault="00453126" w:rsidP="00453126">
      <w:pPr>
        <w:jc w:val="both"/>
        <w:rPr>
          <w:highlight w:val="green"/>
        </w:rPr>
      </w:pPr>
      <w:r w:rsidRPr="00AD344B">
        <w:rPr>
          <w:highlight w:val="green"/>
        </w:rPr>
        <w:t xml:space="preserve">Le principali </w:t>
      </w:r>
      <w:r w:rsidRPr="00AD344B">
        <w:rPr>
          <w:b/>
          <w:bCs/>
          <w:highlight w:val="green"/>
        </w:rPr>
        <w:t>misure di prevenzione</w:t>
      </w:r>
      <w:r w:rsidRPr="00AD344B">
        <w:rPr>
          <w:highlight w:val="green"/>
        </w:rPr>
        <w:t xml:space="preserve"> consistono nella sostituzione dell'agente pericoloso con sostanze meno nocive quando tecnicamente possibile, nella riduzione al minimo dell'utilizzo e delle quantità impiegate, nell'adozione di processi chiusi, nell'aspirazione localizzata degli inquinanti e in una corretta organizzazione del lavoro. È inoltre necessario limitare il numero dei lavoratori esposti e monitorare costantemente i livelli di esposizione.</w:t>
      </w:r>
    </w:p>
    <w:p w14:paraId="7F037A56" w14:textId="77777777" w:rsidR="00453126" w:rsidRDefault="00453126" w:rsidP="00453126">
      <w:pPr>
        <w:jc w:val="both"/>
      </w:pPr>
      <w:r w:rsidRPr="00AD344B">
        <w:rPr>
          <w:highlight w:val="green"/>
        </w:rPr>
        <w:t xml:space="preserve">Le </w:t>
      </w:r>
      <w:r w:rsidRPr="00AD344B">
        <w:rPr>
          <w:b/>
          <w:bCs/>
          <w:highlight w:val="green"/>
        </w:rPr>
        <w:t>misure di protezione</w:t>
      </w:r>
      <w:r w:rsidRPr="00AD344B">
        <w:rPr>
          <w:highlight w:val="green"/>
        </w:rPr>
        <w:t xml:space="preserve"> comprendono l'utilizzo di adeguati dispositivi di protezione individuale, come guanti, indumenti protettivi e maschere filtranti, la sorveglianza sanitaria effettuata dal medico competente, la formazione e informazione dei lavoratori sui rischi presenti e l'applicazione di specifiche procedure per la gestione, lo stoccaggio e lo smaltimento delle sostanze pericolose.</w:t>
      </w:r>
    </w:p>
    <w:p w14:paraId="6DB7A7F7" w14:textId="77777777" w:rsidR="00AD344B" w:rsidRDefault="00AD344B" w:rsidP="00453126">
      <w:pPr>
        <w:jc w:val="both"/>
      </w:pPr>
    </w:p>
    <w:p w14:paraId="38FDEA07" w14:textId="0007ED68" w:rsidR="00AD344B" w:rsidRPr="00AD344B" w:rsidRDefault="00AD344B" w:rsidP="00AD344B">
      <w:pPr>
        <w:rPr>
          <w:b/>
          <w:bCs/>
          <w:highlight w:val="green"/>
          <w:u w:val="single"/>
        </w:rPr>
      </w:pPr>
      <w:r w:rsidRPr="00AD344B">
        <w:rPr>
          <w:b/>
          <w:bCs/>
          <w:highlight w:val="green"/>
          <w:u w:val="single"/>
        </w:rPr>
        <w:t>Amianto</w:t>
      </w:r>
    </w:p>
    <w:p w14:paraId="78DE2024" w14:textId="77777777" w:rsidR="00AD344B" w:rsidRPr="00AD344B" w:rsidRDefault="00AD344B" w:rsidP="00AD344B">
      <w:pPr>
        <w:jc w:val="both"/>
        <w:rPr>
          <w:highlight w:val="green"/>
        </w:rPr>
      </w:pPr>
      <w:r w:rsidRPr="00AD344B">
        <w:rPr>
          <w:highlight w:val="green"/>
        </w:rPr>
        <w:t xml:space="preserve">Il </w:t>
      </w:r>
      <w:r w:rsidRPr="00AD344B">
        <w:rPr>
          <w:b/>
          <w:bCs/>
          <w:highlight w:val="green"/>
        </w:rPr>
        <w:t>rischio amianto</w:t>
      </w:r>
      <w:r w:rsidRPr="00AD344B">
        <w:rPr>
          <w:highlight w:val="green"/>
        </w:rPr>
        <w:t xml:space="preserve"> è legato all'esposizione alle fibre di amianto, un materiale che in passato è stato ampiamente utilizzato nell'edilizia e nell'industria per le sue proprietà di resistenza al calore, agli agenti chimici e all'usura. Sebbene il suo utilizzo sia vietato in Italia dal 1992, l'amianto è ancora presente in molti edifici, coperture, tubazioni, coibentazioni e manufatti realizzati prima di tale data.</w:t>
      </w:r>
    </w:p>
    <w:p w14:paraId="3F45023B" w14:textId="77777777" w:rsidR="00AD344B" w:rsidRPr="00AD344B" w:rsidRDefault="00AD344B" w:rsidP="00AD344B">
      <w:pPr>
        <w:jc w:val="both"/>
        <w:rPr>
          <w:highlight w:val="green"/>
        </w:rPr>
      </w:pPr>
      <w:r w:rsidRPr="00AD344B">
        <w:rPr>
          <w:highlight w:val="green"/>
        </w:rPr>
        <w:t xml:space="preserve">Il pericolo si manifesta quando i materiali contenenti amianto vengono danneggiati, deteriorati o rimossi, liberando nell'aria fibre microscopiche che possono essere inalate. </w:t>
      </w:r>
    </w:p>
    <w:p w14:paraId="7C840AD2" w14:textId="47310977" w:rsidR="00AD344B" w:rsidRPr="00AD344B" w:rsidRDefault="00AD344B" w:rsidP="00AD344B">
      <w:pPr>
        <w:jc w:val="both"/>
        <w:rPr>
          <w:highlight w:val="green"/>
        </w:rPr>
      </w:pPr>
      <w:r w:rsidRPr="00AD344B">
        <w:rPr>
          <w:highlight w:val="green"/>
        </w:rPr>
        <w:t>L'esposizione prolungata o intensa a queste fibre può causare gravi malattie, spesso con tempi di latenza molto lunghi, tra cui l'asbestosi, il tumore del polmone e il mesotelioma pleurico.</w:t>
      </w:r>
    </w:p>
    <w:p w14:paraId="70A02355" w14:textId="77777777" w:rsidR="00AD344B" w:rsidRPr="00AD344B" w:rsidRDefault="00AD344B" w:rsidP="00AD344B">
      <w:pPr>
        <w:jc w:val="both"/>
        <w:rPr>
          <w:highlight w:val="green"/>
        </w:rPr>
      </w:pPr>
      <w:r w:rsidRPr="00AD344B">
        <w:rPr>
          <w:highlight w:val="green"/>
        </w:rPr>
        <w:t xml:space="preserve">Le principali </w:t>
      </w:r>
      <w:r w:rsidRPr="00AD344B">
        <w:rPr>
          <w:b/>
          <w:bCs/>
          <w:highlight w:val="green"/>
        </w:rPr>
        <w:t>misure di prevenzione</w:t>
      </w:r>
      <w:r w:rsidRPr="00AD344B">
        <w:rPr>
          <w:highlight w:val="green"/>
        </w:rPr>
        <w:t xml:space="preserve"> consistono nell'individuazione e nella mappatura dei materiali contenenti amianto, nel monitoraggio del loro stato di conservazione e, quando necessario, nella bonifica mediante rimozione, incapsulamento o confinamento. Durante le attività che possono comportare il rilascio di fibre è fondamentale adottare procedure di lavoro specifiche per evitare la dispersione delle particelle nell'ambiente.</w:t>
      </w:r>
    </w:p>
    <w:p w14:paraId="4A785642" w14:textId="77777777" w:rsidR="00AD344B" w:rsidRPr="00AD344B" w:rsidRDefault="00AD344B" w:rsidP="00AD344B">
      <w:pPr>
        <w:jc w:val="both"/>
        <w:rPr>
          <w:highlight w:val="green"/>
        </w:rPr>
      </w:pPr>
      <w:r w:rsidRPr="00AD344B">
        <w:rPr>
          <w:highlight w:val="green"/>
        </w:rPr>
        <w:t xml:space="preserve">Le </w:t>
      </w:r>
      <w:r w:rsidRPr="00AD344B">
        <w:rPr>
          <w:b/>
          <w:bCs/>
          <w:highlight w:val="green"/>
        </w:rPr>
        <w:t>misure di protezione</w:t>
      </w:r>
      <w:r w:rsidRPr="00AD344B">
        <w:rPr>
          <w:highlight w:val="green"/>
        </w:rPr>
        <w:t xml:space="preserve"> comprendono l'utilizzo di dispositivi di protezione individuale adeguati, come maschere filtranti e indumenti protettivi monouso, la delimitazione e segnalazione delle aree di lavoro, la decontaminazione del personale e delle attrezzature, il monitoraggio ambientale e la sorveglianza sanitaria dei lavoratori esposti.</w:t>
      </w:r>
    </w:p>
    <w:p w14:paraId="05920EDA" w14:textId="63614646" w:rsidR="00AD344B" w:rsidRDefault="00AD344B" w:rsidP="00AD344B">
      <w:pPr>
        <w:jc w:val="both"/>
      </w:pPr>
      <w:r w:rsidRPr="00AD344B">
        <w:rPr>
          <w:highlight w:val="green"/>
        </w:rPr>
        <w:t>Il rischio amianto rappresenta un importante problema di salute e sicurezza sul lavoro a causa della gravità delle malattie che può provocare. Per questo motivo la normativa prevede rigorosi obblighi di valutazione, controllo dell'esposizione e gestione delle attività di bonifica, con l'obiettivo di proteggere i lavoratori e la popolazione dai pericoli derivanti dall'inalazione delle fibre di amianto.</w:t>
      </w:r>
    </w:p>
    <w:p w14:paraId="63895B32" w14:textId="77777777" w:rsidR="00AD344B" w:rsidRDefault="00AD344B" w:rsidP="00AD344B">
      <w:pPr>
        <w:jc w:val="both"/>
      </w:pPr>
    </w:p>
    <w:p w14:paraId="6B34DB46" w14:textId="65CCFB19" w:rsidR="00AD344B" w:rsidRPr="00AD344B" w:rsidRDefault="00AD344B" w:rsidP="00AD344B">
      <w:pPr>
        <w:rPr>
          <w:b/>
          <w:bCs/>
          <w:highlight w:val="green"/>
          <w:u w:val="single"/>
        </w:rPr>
      </w:pPr>
      <w:r w:rsidRPr="00AD344B">
        <w:rPr>
          <w:b/>
          <w:bCs/>
          <w:highlight w:val="green"/>
          <w:u w:val="single"/>
        </w:rPr>
        <w:t>Rumore</w:t>
      </w:r>
    </w:p>
    <w:p w14:paraId="4CA605EF" w14:textId="77777777" w:rsidR="00087F36" w:rsidRPr="00087F36" w:rsidRDefault="00087F36" w:rsidP="00087F36">
      <w:pPr>
        <w:jc w:val="both"/>
        <w:rPr>
          <w:highlight w:val="green"/>
        </w:rPr>
      </w:pPr>
      <w:r w:rsidRPr="00087F36">
        <w:rPr>
          <w:highlight w:val="green"/>
        </w:rPr>
        <w:t xml:space="preserve">Il </w:t>
      </w:r>
      <w:r w:rsidRPr="00087F36">
        <w:rPr>
          <w:b/>
          <w:bCs/>
          <w:highlight w:val="green"/>
        </w:rPr>
        <w:t>rischio rumore</w:t>
      </w:r>
      <w:r w:rsidRPr="00087F36">
        <w:rPr>
          <w:highlight w:val="green"/>
        </w:rPr>
        <w:t xml:space="preserve"> deriva dall'esposizione dei lavoratori a livelli di pressione sonora elevati prodotti da macchine, impianti, utensili o processi lavorativi. Tale esposizione, soprattutto quando supera i valori limite previsti dalla normativa o si prolunga nel tempo, può causare danni all'apparato uditivo e influire negativamente sul benessere psicofisico del lavoratore. Il rischio è particolarmente presente in settori come l'edilizia, l'industria metalmeccanica, la lavorazione del legno, l'agricoltura, i trasporti e tutte le attività che prevedono l'utilizzo di attrezzature rumorose.</w:t>
      </w:r>
    </w:p>
    <w:p w14:paraId="31FB04D5" w14:textId="77777777" w:rsidR="00087F36" w:rsidRPr="00087F36" w:rsidRDefault="00087F36" w:rsidP="00087F36">
      <w:pPr>
        <w:jc w:val="both"/>
        <w:rPr>
          <w:highlight w:val="green"/>
        </w:rPr>
      </w:pPr>
      <w:r w:rsidRPr="00087F36">
        <w:rPr>
          <w:highlight w:val="green"/>
        </w:rPr>
        <w:t xml:space="preserve">La valutazione del rischio rumore viene effettuata misurando il livello di esposizione giornaliera del lavoratore. La normativa prevede un </w:t>
      </w:r>
      <w:r w:rsidRPr="00087F36">
        <w:rPr>
          <w:b/>
          <w:bCs/>
          <w:highlight w:val="green"/>
        </w:rPr>
        <w:t>valore inferiore di azione pari a 80 dB(A)</w:t>
      </w:r>
      <w:r w:rsidRPr="00087F36">
        <w:rPr>
          <w:highlight w:val="green"/>
        </w:rPr>
        <w:t xml:space="preserve">, un </w:t>
      </w:r>
      <w:r w:rsidRPr="00087F36">
        <w:rPr>
          <w:b/>
          <w:bCs/>
          <w:highlight w:val="green"/>
        </w:rPr>
        <w:t>valore superiore di azione pari a 85 dB(A)</w:t>
      </w:r>
      <w:r w:rsidRPr="00087F36">
        <w:rPr>
          <w:highlight w:val="green"/>
        </w:rPr>
        <w:t xml:space="preserve"> e un </w:t>
      </w:r>
      <w:r w:rsidRPr="00087F36">
        <w:rPr>
          <w:b/>
          <w:bCs/>
          <w:highlight w:val="green"/>
        </w:rPr>
        <w:t>valore limite di esposizione pari a 87 dB(A)</w:t>
      </w:r>
      <w:r w:rsidRPr="00087F36">
        <w:rPr>
          <w:highlight w:val="green"/>
        </w:rPr>
        <w:t>, tenendo conto dell'attenuazione garantita dai dispositivi di protezione individuale dell'udito.</w:t>
      </w:r>
    </w:p>
    <w:p w14:paraId="012909BE" w14:textId="77777777" w:rsidR="00AD344B" w:rsidRPr="00087F36" w:rsidRDefault="00AD344B" w:rsidP="00087F36">
      <w:pPr>
        <w:jc w:val="both"/>
        <w:rPr>
          <w:highlight w:val="green"/>
        </w:rPr>
      </w:pPr>
      <w:r w:rsidRPr="00087F36">
        <w:rPr>
          <w:highlight w:val="green"/>
        </w:rPr>
        <w:t>L'esposizione prolungata al rumore può provocare danni all'apparato uditivo, fino alla comparsa dell'</w:t>
      </w:r>
      <w:r w:rsidRPr="00087F36">
        <w:rPr>
          <w:b/>
          <w:bCs/>
          <w:highlight w:val="green"/>
        </w:rPr>
        <w:t>ipoacusia da rumore</w:t>
      </w:r>
      <w:r w:rsidRPr="00087F36">
        <w:rPr>
          <w:highlight w:val="green"/>
        </w:rPr>
        <w:t>, una perdita dell'udito generalmente progressiva e irreversibile. Oltre agli effetti sull'udito, il rumore può causare stress, affaticamento, difficoltà di concentrazione, disturbi del sonno, aumento della pressione arteriosa e riduzione della capacità di comunicazione tra i lavoratori, con conseguente incremento del rischio di infortuni.</w:t>
      </w:r>
    </w:p>
    <w:p w14:paraId="1E676AE8" w14:textId="77777777" w:rsidR="00AD344B" w:rsidRPr="00087F36" w:rsidRDefault="00AD344B" w:rsidP="00087F36">
      <w:pPr>
        <w:jc w:val="both"/>
        <w:rPr>
          <w:highlight w:val="green"/>
        </w:rPr>
      </w:pPr>
      <w:r w:rsidRPr="00087F36">
        <w:rPr>
          <w:highlight w:val="green"/>
        </w:rPr>
        <w:t xml:space="preserve">Le principali </w:t>
      </w:r>
      <w:r w:rsidRPr="00087F36">
        <w:rPr>
          <w:b/>
          <w:bCs/>
          <w:highlight w:val="green"/>
        </w:rPr>
        <w:t>misure di prevenzione</w:t>
      </w:r>
      <w:r w:rsidRPr="00087F36">
        <w:rPr>
          <w:highlight w:val="green"/>
        </w:rPr>
        <w:t xml:space="preserve"> consistono nella riduzione del rumore alla fonte attraverso la scelta di macchinari meno rumorosi, la manutenzione periodica delle attrezzature, l'isolamento acustico degli impianti, l'installazione di barriere fonoassorbenti e una corretta organizzazione del lavoro che limiti il tempo di esposizione dei lavoratori.</w:t>
      </w:r>
    </w:p>
    <w:p w14:paraId="007D188F" w14:textId="77777777" w:rsidR="00AD344B" w:rsidRPr="00087F36" w:rsidRDefault="00AD344B" w:rsidP="00087F36">
      <w:pPr>
        <w:jc w:val="both"/>
        <w:rPr>
          <w:highlight w:val="green"/>
        </w:rPr>
      </w:pPr>
      <w:r w:rsidRPr="00087F36">
        <w:rPr>
          <w:highlight w:val="green"/>
        </w:rPr>
        <w:lastRenderedPageBreak/>
        <w:t xml:space="preserve">Le </w:t>
      </w:r>
      <w:r w:rsidRPr="00087F36">
        <w:rPr>
          <w:b/>
          <w:bCs/>
          <w:highlight w:val="green"/>
        </w:rPr>
        <w:t>misure di protezione</w:t>
      </w:r>
      <w:r w:rsidRPr="00087F36">
        <w:rPr>
          <w:highlight w:val="green"/>
        </w:rPr>
        <w:t xml:space="preserve"> comprendono l'utilizzo di dispositivi di protezione dell'udito, come cuffie o tappi auricolari, la segnalazione delle aree particolarmente rumorose, la formazione e informazione dei lavoratori sui rischi connessi all'esposizione e la sorveglianza sanitaria con controlli audiometrici periodici per verificare lo stato di salute dell'apparato uditivo.</w:t>
      </w:r>
    </w:p>
    <w:p w14:paraId="5A23CF7F" w14:textId="0C070546" w:rsidR="00AD344B" w:rsidRPr="00087F36" w:rsidRDefault="00087F36" w:rsidP="00087F36">
      <w:pPr>
        <w:jc w:val="both"/>
        <w:rPr>
          <w:highlight w:val="green"/>
        </w:rPr>
      </w:pPr>
      <w:r w:rsidRPr="00087F36">
        <w:rPr>
          <w:highlight w:val="green"/>
        </w:rPr>
        <w:t>I</w:t>
      </w:r>
      <w:r w:rsidR="00AD344B" w:rsidRPr="00087F36">
        <w:rPr>
          <w:highlight w:val="green"/>
        </w:rPr>
        <w:t>l rischio rumore non deve essere sottovalutato poiché può compromettere in modo permanente la salute dei lavoratori e influire negativamente sulle condizioni di lavoro. Una corretta valutazione del rischio e l'adozione di adeguate misure di prevenzione e protezione consentono di ridurre significativamente gli effetti dannosi dell'esposizione al rumore.</w:t>
      </w:r>
    </w:p>
    <w:p w14:paraId="62EACEB4" w14:textId="77777777" w:rsidR="00087F36" w:rsidRPr="00087F36" w:rsidRDefault="00087F36" w:rsidP="00087F36">
      <w:pPr>
        <w:jc w:val="both"/>
        <w:rPr>
          <w:b/>
          <w:bCs/>
          <w:highlight w:val="green"/>
        </w:rPr>
      </w:pPr>
      <w:r w:rsidRPr="00087F36">
        <w:rPr>
          <w:b/>
          <w:bCs/>
          <w:highlight w:val="green"/>
        </w:rPr>
        <w:t>Esempio pratico: rischio rumore</w:t>
      </w:r>
    </w:p>
    <w:p w14:paraId="6508C181" w14:textId="77777777" w:rsidR="00087F36" w:rsidRPr="00087F36" w:rsidRDefault="00087F36" w:rsidP="00087F36">
      <w:pPr>
        <w:jc w:val="both"/>
        <w:rPr>
          <w:highlight w:val="green"/>
        </w:rPr>
      </w:pPr>
      <w:r w:rsidRPr="00087F36">
        <w:rPr>
          <w:highlight w:val="green"/>
        </w:rPr>
        <w:t>In un'officina metalmeccanica sono presenti diverse macchine utensili, come presse, trapani e smerigliatrici, che durante il funzionamento producono livelli di rumore elevati. La valutazione dei rischi evidenzia che i lavoratori sono esposti quotidianamente a una rumorosità superiore ai valori di attenzione previsti dalla normativa.</w:t>
      </w:r>
    </w:p>
    <w:p w14:paraId="1BF46435" w14:textId="77777777" w:rsidR="00087F36" w:rsidRPr="00087F36" w:rsidRDefault="00087F36" w:rsidP="00087F36">
      <w:pPr>
        <w:jc w:val="both"/>
        <w:rPr>
          <w:highlight w:val="green"/>
        </w:rPr>
      </w:pPr>
      <w:r w:rsidRPr="00087F36">
        <w:rPr>
          <w:highlight w:val="green"/>
        </w:rPr>
        <w:t xml:space="preserve">Per ridurre il rischio, l'azienda adotta innanzitutto alcune </w:t>
      </w:r>
      <w:r w:rsidRPr="00087F36">
        <w:rPr>
          <w:b/>
          <w:bCs/>
          <w:highlight w:val="green"/>
        </w:rPr>
        <w:t>misure di prevenzione</w:t>
      </w:r>
      <w:r w:rsidRPr="00087F36">
        <w:rPr>
          <w:highlight w:val="green"/>
        </w:rPr>
        <w:t>, scegliendo macchinari a bassa emissione sonora, effettuando una manutenzione periodica delle attrezzature e formando i lavoratori sulle corrette modalità di utilizzo delle macchine e sui comportamenti da adottare per limitare l'esposizione al rumore.</w:t>
      </w:r>
    </w:p>
    <w:p w14:paraId="09B4FFC7" w14:textId="77777777" w:rsidR="00087F36" w:rsidRPr="00087F36" w:rsidRDefault="00087F36" w:rsidP="00087F36">
      <w:pPr>
        <w:jc w:val="both"/>
        <w:rPr>
          <w:highlight w:val="green"/>
        </w:rPr>
      </w:pPr>
      <w:r w:rsidRPr="00087F36">
        <w:rPr>
          <w:highlight w:val="green"/>
        </w:rPr>
        <w:t xml:space="preserve">Successivamente vengono implementate </w:t>
      </w:r>
      <w:r w:rsidRPr="00087F36">
        <w:rPr>
          <w:b/>
          <w:bCs/>
          <w:highlight w:val="green"/>
        </w:rPr>
        <w:t>misure di protezione collettiva</w:t>
      </w:r>
      <w:r w:rsidRPr="00087F36">
        <w:rPr>
          <w:highlight w:val="green"/>
        </w:rPr>
        <w:t>, come l'installazione di cabine insonorizzate e pannelli fonoassorbenti intorno alle macchine più rumorose, in modo da ridurre la diffusione del rumore nell'ambiente di lavoro e proteggere contemporaneamente tutti i lavoratori presenti nell'area.</w:t>
      </w:r>
    </w:p>
    <w:p w14:paraId="7FC52372" w14:textId="77777777" w:rsidR="00087F36" w:rsidRPr="00087F36" w:rsidRDefault="00087F36" w:rsidP="00087F36">
      <w:pPr>
        <w:jc w:val="both"/>
        <w:rPr>
          <w:highlight w:val="green"/>
        </w:rPr>
      </w:pPr>
      <w:r w:rsidRPr="00087F36">
        <w:rPr>
          <w:highlight w:val="green"/>
        </w:rPr>
        <w:t xml:space="preserve">Infine, quando il rumore residuo non può essere ulteriormente ridotto, vengono fornite ai lavoratori </w:t>
      </w:r>
      <w:r w:rsidRPr="00087F36">
        <w:rPr>
          <w:b/>
          <w:bCs/>
          <w:highlight w:val="green"/>
        </w:rPr>
        <w:t>misure di protezione individuale</w:t>
      </w:r>
      <w:r w:rsidRPr="00087F36">
        <w:rPr>
          <w:highlight w:val="green"/>
        </w:rPr>
        <w:t>, come cuffie o tappi auricolari antirumore, che consentono di abbassare il livello di esposizione personale e tutelare l'apparato uditivo.</w:t>
      </w:r>
    </w:p>
    <w:p w14:paraId="48EDC86C" w14:textId="77777777" w:rsidR="00087F36" w:rsidRDefault="00087F36" w:rsidP="00087F36">
      <w:pPr>
        <w:jc w:val="both"/>
      </w:pPr>
      <w:r w:rsidRPr="00087F36">
        <w:rPr>
          <w:highlight w:val="green"/>
        </w:rPr>
        <w:t>In questo modo il rischio rumore viene gestito seguendo il principio fondamentale della prevenzione: prima si interviene sulla fonte del pericolo, poi sull'ambiente di lavoro e, solo come ultima misura, sul singolo lavoratore mediante l'utilizzo dei DPI.</w:t>
      </w:r>
    </w:p>
    <w:p w14:paraId="1BF07705" w14:textId="77777777" w:rsidR="00087F36" w:rsidRDefault="00087F36" w:rsidP="00087F36">
      <w:pPr>
        <w:jc w:val="both"/>
      </w:pPr>
    </w:p>
    <w:p w14:paraId="328F388F" w14:textId="736E6206" w:rsidR="00087F36" w:rsidRPr="00087F36" w:rsidRDefault="00087F36" w:rsidP="00087F36">
      <w:pPr>
        <w:rPr>
          <w:b/>
          <w:bCs/>
          <w:highlight w:val="green"/>
          <w:u w:val="single"/>
        </w:rPr>
      </w:pPr>
      <w:r w:rsidRPr="00087F36">
        <w:rPr>
          <w:b/>
          <w:bCs/>
          <w:highlight w:val="green"/>
          <w:u w:val="single"/>
        </w:rPr>
        <w:t xml:space="preserve">Vibrazioni: </w:t>
      </w:r>
    </w:p>
    <w:p w14:paraId="47A72153" w14:textId="77777777" w:rsidR="00087F36" w:rsidRPr="001050C9" w:rsidRDefault="00087F36" w:rsidP="00087F36">
      <w:pPr>
        <w:jc w:val="both"/>
        <w:rPr>
          <w:highlight w:val="green"/>
        </w:rPr>
      </w:pPr>
      <w:r w:rsidRPr="001050C9">
        <w:rPr>
          <w:highlight w:val="green"/>
        </w:rPr>
        <w:t xml:space="preserve">Il </w:t>
      </w:r>
      <w:r w:rsidRPr="001050C9">
        <w:rPr>
          <w:b/>
          <w:bCs/>
          <w:highlight w:val="green"/>
        </w:rPr>
        <w:t>rischio vibrazioni</w:t>
      </w:r>
      <w:r w:rsidRPr="001050C9">
        <w:rPr>
          <w:highlight w:val="green"/>
        </w:rPr>
        <w:t xml:space="preserve"> deriva dall'esposizione dei lavoratori a vibrazioni meccaniche generate da macchine, attrezzature o veicoli durante l'attività lavorativa. Le vibrazioni possono essere trasmesse al corpo attraverso le mani e le braccia, come nel caso di martelli pneumatici, smerigliatrici o motoseghe (</w:t>
      </w:r>
      <w:r w:rsidRPr="001050C9">
        <w:rPr>
          <w:b/>
          <w:bCs/>
          <w:highlight w:val="green"/>
        </w:rPr>
        <w:t>vibrazioni mano-braccio</w:t>
      </w:r>
      <w:r w:rsidRPr="001050C9">
        <w:rPr>
          <w:highlight w:val="green"/>
        </w:rPr>
        <w:t>), oppure coinvolgere l'intero organismo quando si utilizzano mezzi di trasporto o macchine operatrici, come camion, trattori o escavatori (</w:t>
      </w:r>
      <w:r w:rsidRPr="001050C9">
        <w:rPr>
          <w:b/>
          <w:bCs/>
          <w:highlight w:val="green"/>
        </w:rPr>
        <w:t>vibrazioni corpo intero</w:t>
      </w:r>
      <w:r w:rsidRPr="001050C9">
        <w:rPr>
          <w:highlight w:val="green"/>
        </w:rPr>
        <w:t>).</w:t>
      </w:r>
    </w:p>
    <w:p w14:paraId="71B64950" w14:textId="77777777" w:rsidR="00087F36" w:rsidRPr="001050C9" w:rsidRDefault="00087F36" w:rsidP="00087F36">
      <w:pPr>
        <w:jc w:val="both"/>
        <w:rPr>
          <w:highlight w:val="green"/>
        </w:rPr>
      </w:pPr>
      <w:r w:rsidRPr="001050C9">
        <w:rPr>
          <w:highlight w:val="green"/>
        </w:rPr>
        <w:t>L'esposizione prolungata può provocare disturbi alla circolazione sanguigna, problemi muscolo-scheletrici, dolori articolari, lombalgie e alterazioni neurologiche, con conseguenze sulla salute e sulla capacità lavorativa.</w:t>
      </w:r>
    </w:p>
    <w:p w14:paraId="79276BEF" w14:textId="77777777" w:rsidR="00087F36" w:rsidRPr="001050C9" w:rsidRDefault="00087F36" w:rsidP="00087F36">
      <w:pPr>
        <w:jc w:val="both"/>
        <w:rPr>
          <w:highlight w:val="green"/>
        </w:rPr>
      </w:pPr>
      <w:r w:rsidRPr="001050C9">
        <w:rPr>
          <w:highlight w:val="green"/>
        </w:rPr>
        <w:t xml:space="preserve">Le principali </w:t>
      </w:r>
      <w:r w:rsidRPr="001050C9">
        <w:rPr>
          <w:b/>
          <w:bCs/>
          <w:highlight w:val="green"/>
        </w:rPr>
        <w:t>misure di prevenzione</w:t>
      </w:r>
      <w:r w:rsidRPr="001050C9">
        <w:rPr>
          <w:highlight w:val="green"/>
        </w:rPr>
        <w:t xml:space="preserve"> consistono nella scelta di attrezzature che producono minori vibrazioni, nella regolare manutenzione di macchine e utensili, nella riduzione dei tempi di esposizione attraverso un'adeguata organizzazione del lavoro e nella formazione dei lavoratori sul corretto utilizzo delle attrezzature.</w:t>
      </w:r>
    </w:p>
    <w:p w14:paraId="7864A2FC" w14:textId="77777777" w:rsidR="00087F36" w:rsidRPr="001050C9" w:rsidRDefault="00087F36" w:rsidP="00087F36">
      <w:pPr>
        <w:jc w:val="both"/>
        <w:rPr>
          <w:highlight w:val="green"/>
        </w:rPr>
      </w:pPr>
      <w:r w:rsidRPr="001050C9">
        <w:rPr>
          <w:highlight w:val="green"/>
        </w:rPr>
        <w:t xml:space="preserve">Le </w:t>
      </w:r>
      <w:r w:rsidRPr="001050C9">
        <w:rPr>
          <w:b/>
          <w:bCs/>
          <w:highlight w:val="green"/>
        </w:rPr>
        <w:t>misure di protezione collettiva</w:t>
      </w:r>
      <w:r w:rsidRPr="001050C9">
        <w:rPr>
          <w:highlight w:val="green"/>
        </w:rPr>
        <w:t xml:space="preserve"> possono includere l'installazione di sistemi antivibranti, sedili ammortizzati per i conducenti di veicoli e dispositivi di isolamento delle vibrazioni tra la macchina e il lavoratore.</w:t>
      </w:r>
    </w:p>
    <w:p w14:paraId="47CDA4CB" w14:textId="77777777" w:rsidR="00087F36" w:rsidRPr="00087F36" w:rsidRDefault="00087F36" w:rsidP="00087F36">
      <w:pPr>
        <w:jc w:val="both"/>
      </w:pPr>
      <w:r w:rsidRPr="001050C9">
        <w:rPr>
          <w:highlight w:val="green"/>
        </w:rPr>
        <w:t xml:space="preserve">Le </w:t>
      </w:r>
      <w:r w:rsidRPr="001050C9">
        <w:rPr>
          <w:b/>
          <w:bCs/>
          <w:highlight w:val="green"/>
        </w:rPr>
        <w:t>misure di protezione individuale</w:t>
      </w:r>
      <w:r w:rsidRPr="001050C9">
        <w:rPr>
          <w:highlight w:val="green"/>
        </w:rPr>
        <w:t xml:space="preserve"> comprendono l'utilizzo di guanti antivibranti, quando appropriati, e l'adozione di posture corrette durante il lavoro, insieme al rispetto delle pause previste per limitare l'esposizione.</w:t>
      </w:r>
    </w:p>
    <w:p w14:paraId="73D9EA37" w14:textId="77777777" w:rsidR="00087F36" w:rsidRDefault="00087F36" w:rsidP="00087F36">
      <w:pPr>
        <w:jc w:val="both"/>
      </w:pPr>
      <w:r w:rsidRPr="00087F36">
        <w:rPr>
          <w:vanish/>
        </w:rPr>
        <w:t>Inizio modulo</w:t>
      </w:r>
    </w:p>
    <w:p w14:paraId="440EAE96" w14:textId="5DE77F9F" w:rsidR="001050C9" w:rsidRPr="0077708A" w:rsidRDefault="001050C9" w:rsidP="0055109A">
      <w:pPr>
        <w:jc w:val="both"/>
        <w:rPr>
          <w:b/>
          <w:bCs/>
          <w:highlight w:val="green"/>
          <w:u w:val="single"/>
        </w:rPr>
      </w:pPr>
      <w:r w:rsidRPr="0077708A">
        <w:rPr>
          <w:b/>
          <w:bCs/>
          <w:highlight w:val="green"/>
          <w:u w:val="single"/>
        </w:rPr>
        <w:t>Lavori in quota/cadute dall'alto</w:t>
      </w:r>
    </w:p>
    <w:p w14:paraId="10910090" w14:textId="2DF22873" w:rsidR="00CF53E2" w:rsidRPr="0077708A" w:rsidRDefault="001050C9" w:rsidP="00CF53E2">
      <w:pPr>
        <w:jc w:val="both"/>
        <w:rPr>
          <w:highlight w:val="green"/>
        </w:rPr>
      </w:pPr>
      <w:r w:rsidRPr="0077708A">
        <w:rPr>
          <w:highlight w:val="green"/>
        </w:rPr>
        <w:t xml:space="preserve">Il </w:t>
      </w:r>
      <w:r w:rsidRPr="0077708A">
        <w:rPr>
          <w:b/>
          <w:bCs/>
          <w:highlight w:val="green"/>
        </w:rPr>
        <w:t>rischio di caduta dall'alto</w:t>
      </w:r>
      <w:r w:rsidRPr="0077708A">
        <w:rPr>
          <w:highlight w:val="green"/>
        </w:rPr>
        <w:t xml:space="preserve"> riguarda tutte le attività svolte in quota, ossia in situazioni in cui il lavoratore può cadere da un'altezza tale da provocare lesioni gravi o mortali.</w:t>
      </w:r>
      <w:r w:rsidR="00CF53E2" w:rsidRPr="0077708A">
        <w:rPr>
          <w:highlight w:val="green"/>
        </w:rPr>
        <w:t xml:space="preserve"> Secondo il </w:t>
      </w:r>
      <w:r w:rsidR="00EA27AD" w:rsidRPr="0077708A">
        <w:rPr>
          <w:b/>
          <w:bCs/>
          <w:highlight w:val="green"/>
        </w:rPr>
        <w:t>D.lgs.</w:t>
      </w:r>
      <w:r w:rsidR="00CF53E2" w:rsidRPr="0077708A">
        <w:rPr>
          <w:b/>
          <w:bCs/>
          <w:highlight w:val="green"/>
        </w:rPr>
        <w:t xml:space="preserve"> 81/2008</w:t>
      </w:r>
      <w:r w:rsidR="00CF53E2" w:rsidRPr="0077708A">
        <w:rPr>
          <w:highlight w:val="green"/>
        </w:rPr>
        <w:t xml:space="preserve">, si definisce </w:t>
      </w:r>
      <w:r w:rsidR="00CF53E2" w:rsidRPr="0077708A">
        <w:rPr>
          <w:b/>
          <w:bCs/>
          <w:highlight w:val="green"/>
        </w:rPr>
        <w:t>lavoro in quota</w:t>
      </w:r>
      <w:r w:rsidR="00CF53E2" w:rsidRPr="0077708A">
        <w:rPr>
          <w:highlight w:val="green"/>
        </w:rPr>
        <w:t xml:space="preserve"> un'attività lavorativa che espone il lavoratore al rischio di caduta da una quota posta ad </w:t>
      </w:r>
      <w:r w:rsidR="00CF53E2" w:rsidRPr="0077708A">
        <w:rPr>
          <w:b/>
          <w:bCs/>
          <w:highlight w:val="green"/>
        </w:rPr>
        <w:t>altezza superiore a 2 metri</w:t>
      </w:r>
      <w:r w:rsidR="00CF53E2" w:rsidRPr="0077708A">
        <w:rPr>
          <w:highlight w:val="green"/>
        </w:rPr>
        <w:t xml:space="preserve"> rispetto a un piano stabile.</w:t>
      </w:r>
    </w:p>
    <w:p w14:paraId="200C9A5D" w14:textId="5F59BA7C" w:rsidR="001050C9" w:rsidRPr="0077708A" w:rsidRDefault="001050C9" w:rsidP="0055109A">
      <w:pPr>
        <w:jc w:val="both"/>
        <w:rPr>
          <w:highlight w:val="green"/>
        </w:rPr>
      </w:pPr>
      <w:r w:rsidRPr="0077708A">
        <w:rPr>
          <w:highlight w:val="green"/>
        </w:rPr>
        <w:t>Questo rischio è particolarmente presente nei cantieri edili, durante lavori su tetti, ponteggi, scale, piattaforme elevabili, coperture e strutture sopraelevate.</w:t>
      </w:r>
    </w:p>
    <w:p w14:paraId="1E8AAF0A" w14:textId="77777777" w:rsidR="001050C9" w:rsidRPr="0077708A" w:rsidRDefault="001050C9" w:rsidP="0055109A">
      <w:pPr>
        <w:jc w:val="both"/>
        <w:rPr>
          <w:highlight w:val="green"/>
        </w:rPr>
      </w:pPr>
      <w:r w:rsidRPr="0077708A">
        <w:rPr>
          <w:highlight w:val="green"/>
        </w:rPr>
        <w:lastRenderedPageBreak/>
        <w:t>Le cadute dall'alto rappresentano una delle principali cause di infortuni gravi e mortali sul lavoro, poiché possono causare traumi, fratture, lesioni permanenti e, nei casi più gravi, il decesso del lavoratore.</w:t>
      </w:r>
    </w:p>
    <w:p w14:paraId="4969D086" w14:textId="77777777" w:rsidR="001050C9" w:rsidRPr="0077708A" w:rsidRDefault="001050C9" w:rsidP="0055109A">
      <w:pPr>
        <w:jc w:val="both"/>
        <w:rPr>
          <w:highlight w:val="green"/>
        </w:rPr>
      </w:pPr>
      <w:r w:rsidRPr="0077708A">
        <w:rPr>
          <w:highlight w:val="green"/>
        </w:rPr>
        <w:t xml:space="preserve">Le principali </w:t>
      </w:r>
      <w:r w:rsidRPr="0077708A">
        <w:rPr>
          <w:b/>
          <w:bCs/>
          <w:highlight w:val="green"/>
        </w:rPr>
        <w:t>misure di prevenzione</w:t>
      </w:r>
      <w:r w:rsidRPr="0077708A">
        <w:rPr>
          <w:highlight w:val="green"/>
        </w:rPr>
        <w:t xml:space="preserve"> consistono nella corretta pianificazione delle attività, nella formazione e addestramento dei lavoratori, nella scelta di attrezzature idonee e nella verifica delle condizioni di sicurezza delle aree di lavoro. È inoltre fondamentale evitare, quando possibile, l'esecuzione di lavori in quota utilizzando soluzioni alternative che eliminino il rischio.</w:t>
      </w:r>
    </w:p>
    <w:p w14:paraId="7B717FDD" w14:textId="77777777" w:rsidR="001050C9" w:rsidRPr="0077708A" w:rsidRDefault="001050C9" w:rsidP="0055109A">
      <w:pPr>
        <w:jc w:val="both"/>
        <w:rPr>
          <w:highlight w:val="green"/>
        </w:rPr>
      </w:pPr>
      <w:r w:rsidRPr="0077708A">
        <w:rPr>
          <w:highlight w:val="green"/>
        </w:rPr>
        <w:t xml:space="preserve">Le </w:t>
      </w:r>
      <w:r w:rsidRPr="0077708A">
        <w:rPr>
          <w:b/>
          <w:bCs/>
          <w:highlight w:val="green"/>
        </w:rPr>
        <w:t>misure di protezione collettiva</w:t>
      </w:r>
      <w:r w:rsidRPr="0077708A">
        <w:rPr>
          <w:highlight w:val="green"/>
        </w:rPr>
        <w:t xml:space="preserve"> hanno priorità rispetto a quelle individuali e comprendono l'installazione di ponteggi, parapetti, reti di sicurezza, passerelle protette e sistemi di protezione dei bordi, che impediscono la caduta del lavoratore o ne limitano le conseguenze.</w:t>
      </w:r>
    </w:p>
    <w:p w14:paraId="4C4343A9" w14:textId="77777777" w:rsidR="001050C9" w:rsidRPr="0077708A" w:rsidRDefault="001050C9" w:rsidP="0055109A">
      <w:pPr>
        <w:jc w:val="both"/>
        <w:rPr>
          <w:highlight w:val="green"/>
        </w:rPr>
      </w:pPr>
      <w:r w:rsidRPr="0077708A">
        <w:rPr>
          <w:highlight w:val="green"/>
        </w:rPr>
        <w:t xml:space="preserve">Le </w:t>
      </w:r>
      <w:r w:rsidRPr="0077708A">
        <w:rPr>
          <w:b/>
          <w:bCs/>
          <w:highlight w:val="green"/>
        </w:rPr>
        <w:t>misure di protezione individuale</w:t>
      </w:r>
      <w:r w:rsidRPr="0077708A">
        <w:rPr>
          <w:highlight w:val="green"/>
        </w:rPr>
        <w:t xml:space="preserve"> comprendono l'utilizzo di dispositivi anticaduta, come imbracature di sicurezza, cordini, assorbitori di energia e sistemi di ancoraggio certificati. Tali dispositivi devono essere utilizzati correttamente e solo dopo un adeguato addestramento.</w:t>
      </w:r>
    </w:p>
    <w:p w14:paraId="4B878655" w14:textId="77777777" w:rsidR="001050C9" w:rsidRPr="0077708A" w:rsidRDefault="001050C9" w:rsidP="0055109A">
      <w:pPr>
        <w:jc w:val="both"/>
        <w:rPr>
          <w:b/>
          <w:bCs/>
          <w:highlight w:val="green"/>
        </w:rPr>
      </w:pPr>
      <w:r w:rsidRPr="0077708A">
        <w:rPr>
          <w:b/>
          <w:bCs/>
          <w:highlight w:val="green"/>
        </w:rPr>
        <w:t>Esempio pratico</w:t>
      </w:r>
    </w:p>
    <w:p w14:paraId="29393FD9" w14:textId="77777777" w:rsidR="001050C9" w:rsidRPr="001050C9" w:rsidRDefault="001050C9" w:rsidP="0055109A">
      <w:pPr>
        <w:jc w:val="both"/>
      </w:pPr>
      <w:r w:rsidRPr="0077708A">
        <w:rPr>
          <w:highlight w:val="green"/>
        </w:rPr>
        <w:t xml:space="preserve">Un operaio deve effettuare lavori di manutenzione sulla copertura di un capannone industriale a diversi metri di altezza dal suolo. Per prevenire il rischio di caduta, l'azienda organizza il lavoro, verifica le condizioni della copertura e forma il lavoratore sulle procedure da seguire. Vengono poi installati parapetti e linee vita come </w:t>
      </w:r>
      <w:r w:rsidRPr="0077708A">
        <w:rPr>
          <w:b/>
          <w:bCs/>
          <w:highlight w:val="green"/>
        </w:rPr>
        <w:t>misure di protezione collettiva</w:t>
      </w:r>
      <w:r w:rsidRPr="0077708A">
        <w:rPr>
          <w:highlight w:val="green"/>
        </w:rPr>
        <w:t xml:space="preserve">. Infine, l'operaio utilizza un'imbracatura collegata a un sistema di ancoraggio certificato come </w:t>
      </w:r>
      <w:r w:rsidRPr="0077708A">
        <w:rPr>
          <w:b/>
          <w:bCs/>
          <w:highlight w:val="green"/>
        </w:rPr>
        <w:t>misura di protezione individuale</w:t>
      </w:r>
      <w:r w:rsidRPr="0077708A">
        <w:rPr>
          <w:highlight w:val="green"/>
        </w:rPr>
        <w:t>. In questo modo il rischio viene ridotto intervenendo prima sull'organizzazione del lavoro, poi sull'ambiente e infine sul singolo lavoratore.</w:t>
      </w:r>
    </w:p>
    <w:p w14:paraId="09FB2D4E" w14:textId="77777777" w:rsidR="00087F36" w:rsidRDefault="00087F36" w:rsidP="0055109A">
      <w:pPr>
        <w:jc w:val="both"/>
      </w:pPr>
      <w:r w:rsidRPr="00087F36">
        <w:rPr>
          <w:vanish/>
        </w:rPr>
        <w:t>Fine modulo</w:t>
      </w:r>
    </w:p>
    <w:p w14:paraId="26A2B20D" w14:textId="4A95725E" w:rsidR="0077708A" w:rsidRPr="00925E49" w:rsidRDefault="0077708A" w:rsidP="0055109A">
      <w:pPr>
        <w:jc w:val="both"/>
        <w:rPr>
          <w:b/>
          <w:bCs/>
          <w:highlight w:val="green"/>
          <w:u w:val="single"/>
        </w:rPr>
      </w:pPr>
      <w:r w:rsidRPr="00925E49">
        <w:rPr>
          <w:b/>
          <w:bCs/>
          <w:highlight w:val="green"/>
          <w:u w:val="single"/>
        </w:rPr>
        <w:t>Spazi confinati</w:t>
      </w:r>
    </w:p>
    <w:p w14:paraId="56715834" w14:textId="7D818CAA" w:rsidR="00D15885" w:rsidRPr="00925E49" w:rsidRDefault="0077708A" w:rsidP="0077708A">
      <w:pPr>
        <w:jc w:val="both"/>
        <w:rPr>
          <w:highlight w:val="green"/>
        </w:rPr>
      </w:pPr>
      <w:r w:rsidRPr="00925E49">
        <w:rPr>
          <w:highlight w:val="green"/>
        </w:rPr>
        <w:t xml:space="preserve">Il </w:t>
      </w:r>
      <w:r w:rsidRPr="00925E49">
        <w:rPr>
          <w:b/>
          <w:bCs/>
          <w:highlight w:val="green"/>
        </w:rPr>
        <w:t xml:space="preserve">rischio negli spazi </w:t>
      </w:r>
      <w:r w:rsidR="00BD75E6" w:rsidRPr="00925E49">
        <w:rPr>
          <w:b/>
          <w:bCs/>
          <w:highlight w:val="green"/>
        </w:rPr>
        <w:t>confinati</w:t>
      </w:r>
      <w:r w:rsidR="00BD75E6" w:rsidRPr="00925E49">
        <w:rPr>
          <w:highlight w:val="green"/>
        </w:rPr>
        <w:t xml:space="preserve"> è</w:t>
      </w:r>
      <w:r w:rsidR="00D57F5B" w:rsidRPr="00925E49">
        <w:rPr>
          <w:highlight w:val="green"/>
        </w:rPr>
        <w:t xml:space="preserve"> regolamentato</w:t>
      </w:r>
      <w:r w:rsidR="00BD75E6" w:rsidRPr="00925E49">
        <w:rPr>
          <w:highlight w:val="green"/>
        </w:rPr>
        <w:t xml:space="preserve"> in maniera specifica</w:t>
      </w:r>
      <w:r w:rsidR="00D57F5B" w:rsidRPr="00925E49">
        <w:rPr>
          <w:highlight w:val="green"/>
        </w:rPr>
        <w:t xml:space="preserve"> dal </w:t>
      </w:r>
      <w:bookmarkStart w:id="13" w:name="inizio"/>
      <w:r w:rsidR="00D57F5B" w:rsidRPr="00925E49">
        <w:rPr>
          <w:b/>
          <w:bCs/>
          <w:highlight w:val="green"/>
        </w:rPr>
        <w:t>Decreto del Presidente della Repubblica 14 settembre 2011, n. 177</w:t>
      </w:r>
      <w:bookmarkEnd w:id="13"/>
      <w:r w:rsidR="00D57F5B" w:rsidRPr="00925E49">
        <w:rPr>
          <w:b/>
          <w:bCs/>
          <w:highlight w:val="green"/>
        </w:rPr>
        <w:t xml:space="preserve"> e </w:t>
      </w:r>
      <w:r w:rsidRPr="00925E49">
        <w:rPr>
          <w:highlight w:val="green"/>
        </w:rPr>
        <w:t xml:space="preserve">riguarda le attività svolte in ambienti chiusi o parzialmente chiusi che non sono progettati per una presenza continuativa dei lavoratori e che possono presentare gravi pericoli per la salute e la sicurezza. </w:t>
      </w:r>
    </w:p>
    <w:p w14:paraId="166442A7" w14:textId="1D47616D" w:rsidR="0077708A" w:rsidRPr="00925E49" w:rsidRDefault="0077708A" w:rsidP="0077708A">
      <w:pPr>
        <w:jc w:val="both"/>
        <w:rPr>
          <w:highlight w:val="green"/>
        </w:rPr>
      </w:pPr>
      <w:r w:rsidRPr="00925E49">
        <w:rPr>
          <w:highlight w:val="green"/>
        </w:rPr>
        <w:t>Rientrano tra gli spazi confinati serbatoi, cisterne, silos, pozzi, cunicoli, fognature, gallerie, vasche e condotte.</w:t>
      </w:r>
    </w:p>
    <w:p w14:paraId="1F5DB99E" w14:textId="77777777" w:rsidR="0077708A" w:rsidRPr="00925E49" w:rsidRDefault="0077708A" w:rsidP="0077708A">
      <w:pPr>
        <w:jc w:val="both"/>
        <w:rPr>
          <w:highlight w:val="green"/>
        </w:rPr>
      </w:pPr>
      <w:r w:rsidRPr="00925E49">
        <w:rPr>
          <w:highlight w:val="green"/>
        </w:rPr>
        <w:t xml:space="preserve">I principali rischi sono legati alla possibile presenza di </w:t>
      </w:r>
      <w:r w:rsidRPr="00925E49">
        <w:rPr>
          <w:b/>
          <w:bCs/>
          <w:highlight w:val="green"/>
        </w:rPr>
        <w:t>atmosfere pericolose</w:t>
      </w:r>
      <w:r w:rsidRPr="00925E49">
        <w:rPr>
          <w:highlight w:val="green"/>
        </w:rPr>
        <w:t>, come carenza di ossigeno, accumulo di gas tossici o infiammabili, vapori nocivi e polveri combustibili. A questi si aggiungono rischi di seppellimento, annegamento, incendio, esplosione, difficoltà di evacuazione e soccorso in caso di emergenza.</w:t>
      </w:r>
    </w:p>
    <w:p w14:paraId="69A697AC" w14:textId="77777777" w:rsidR="0077708A" w:rsidRPr="00925E49" w:rsidRDefault="0077708A" w:rsidP="0077708A">
      <w:pPr>
        <w:jc w:val="both"/>
        <w:rPr>
          <w:highlight w:val="green"/>
        </w:rPr>
      </w:pPr>
      <w:r w:rsidRPr="00925E49">
        <w:rPr>
          <w:highlight w:val="green"/>
        </w:rPr>
        <w:t xml:space="preserve">Le principali </w:t>
      </w:r>
      <w:r w:rsidRPr="00925E49">
        <w:rPr>
          <w:b/>
          <w:bCs/>
          <w:highlight w:val="green"/>
        </w:rPr>
        <w:t>misure di prevenzione</w:t>
      </w:r>
      <w:r w:rsidRPr="00925E49">
        <w:rPr>
          <w:highlight w:val="green"/>
        </w:rPr>
        <w:t xml:space="preserve"> consistono nell'effettuare una specifica valutazione dei rischi, verificare preventivamente la qualità dell'aria mediante strumenti di rilevazione, ventilare adeguatamente l'ambiente, isolare eventuali fonti di energia o sostanze pericolose e consentire l'accesso solo a personale formato e addestrato.</w:t>
      </w:r>
    </w:p>
    <w:p w14:paraId="371580F2" w14:textId="77777777" w:rsidR="0077708A" w:rsidRPr="00925E49" w:rsidRDefault="0077708A" w:rsidP="0077708A">
      <w:pPr>
        <w:jc w:val="both"/>
        <w:rPr>
          <w:highlight w:val="green"/>
        </w:rPr>
      </w:pPr>
      <w:r w:rsidRPr="00925E49">
        <w:rPr>
          <w:highlight w:val="green"/>
        </w:rPr>
        <w:t xml:space="preserve">Le </w:t>
      </w:r>
      <w:r w:rsidRPr="00925E49">
        <w:rPr>
          <w:b/>
          <w:bCs/>
          <w:highlight w:val="green"/>
        </w:rPr>
        <w:t>misure di protezione collettiva</w:t>
      </w:r>
      <w:r w:rsidRPr="00925E49">
        <w:rPr>
          <w:highlight w:val="green"/>
        </w:rPr>
        <w:t xml:space="preserve"> comprendono sistemi di ventilazione forzata, monitoraggio continuo dell'atmosfera interna, procedure di emergenza e di recupero, presenza di personale di sorveglianza all'esterno e adeguati sistemi di comunicazione tra l'interno e l'esterno dello spazio confinato.</w:t>
      </w:r>
    </w:p>
    <w:p w14:paraId="4F008720" w14:textId="77777777" w:rsidR="0077708A" w:rsidRPr="00925E49" w:rsidRDefault="0077708A" w:rsidP="0077708A">
      <w:pPr>
        <w:jc w:val="both"/>
        <w:rPr>
          <w:highlight w:val="green"/>
        </w:rPr>
      </w:pPr>
      <w:r w:rsidRPr="00925E49">
        <w:rPr>
          <w:highlight w:val="green"/>
        </w:rPr>
        <w:t xml:space="preserve">Le </w:t>
      </w:r>
      <w:r w:rsidRPr="00925E49">
        <w:rPr>
          <w:b/>
          <w:bCs/>
          <w:highlight w:val="green"/>
        </w:rPr>
        <w:t>misure di protezione individuale</w:t>
      </w:r>
      <w:r w:rsidRPr="00925E49">
        <w:rPr>
          <w:highlight w:val="green"/>
        </w:rPr>
        <w:t xml:space="preserve"> possono includere l'utilizzo di imbracature di sicurezza con sistemi di recupero, dispositivi di protezione delle vie respiratorie, caschi, guanti e altri DPI specifici in funzione dei rischi presenti.</w:t>
      </w:r>
    </w:p>
    <w:p w14:paraId="624CADD7" w14:textId="77777777" w:rsidR="0077708A" w:rsidRPr="00925E49" w:rsidRDefault="0077708A" w:rsidP="0077708A">
      <w:pPr>
        <w:jc w:val="both"/>
        <w:rPr>
          <w:b/>
          <w:bCs/>
          <w:highlight w:val="green"/>
        </w:rPr>
      </w:pPr>
      <w:r w:rsidRPr="00925E49">
        <w:rPr>
          <w:b/>
          <w:bCs/>
          <w:highlight w:val="green"/>
        </w:rPr>
        <w:t>Esempio pratico</w:t>
      </w:r>
    </w:p>
    <w:p w14:paraId="32B5FB6E" w14:textId="77777777" w:rsidR="0077708A" w:rsidRPr="0077708A" w:rsidRDefault="0077708A" w:rsidP="0077708A">
      <w:pPr>
        <w:jc w:val="both"/>
      </w:pPr>
      <w:r w:rsidRPr="00925E49">
        <w:rPr>
          <w:highlight w:val="green"/>
        </w:rPr>
        <w:t>Un operaio deve entrare in una cisterna per effettuare operazioni di manutenzione e pulizia. Prima dell'accesso vengono misurati i livelli di ossigeno e l'eventuale presenza di gas tossici o infiammabili. La cisterna viene ventilata e viene predisposto un piano di emergenza. Durante l'intervento, un addetto rimane all'esterno per il controllo delle operazioni e il lavoratore indossa un'imbracatura collegata a un sistema di recupero e, se necessario, un autorespiratore. In questo modo il rischio tipico degli spazi confinati viene ridotto attraverso misure tecniche, organizzative e di protezione individuale.</w:t>
      </w:r>
    </w:p>
    <w:p w14:paraId="3C9069F0" w14:textId="77777777" w:rsidR="00087F36" w:rsidRPr="00087F36" w:rsidRDefault="00087F36" w:rsidP="0055109A">
      <w:pPr>
        <w:jc w:val="both"/>
      </w:pPr>
    </w:p>
    <w:p w14:paraId="6897560A" w14:textId="77777777" w:rsidR="00453126" w:rsidRDefault="00453126" w:rsidP="0055109A">
      <w:pPr>
        <w:jc w:val="both"/>
      </w:pPr>
    </w:p>
    <w:p w14:paraId="7E1E7316" w14:textId="77777777" w:rsidR="00087F36" w:rsidRDefault="00087F36"/>
    <w:p w14:paraId="60DABEF9" w14:textId="77777777" w:rsidR="00D22FCB" w:rsidRDefault="00000000">
      <w:pPr>
        <w:pStyle w:val="Titolo2"/>
      </w:pPr>
      <w:r>
        <w:lastRenderedPageBreak/>
        <w:t>4.1 — Spazi Confinati: Manuale INAIL (DPR 177/2011)</w:t>
      </w:r>
    </w:p>
    <w:p w14:paraId="42DD456D"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FCB" w14:paraId="650565D4"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3DBD40D0" w14:textId="77777777" w:rsidR="00D22FCB" w:rsidRDefault="00000000">
            <w:r>
              <w:rPr>
                <w:i/>
                <w:iCs/>
                <w:sz w:val="20"/>
                <w:szCs w:val="20"/>
              </w:rPr>
              <w:t>FONTE: INAIL — 'Manuale illustrato per lavori in ambienti sospetti di inquinamento o confinati'</w:t>
            </w:r>
          </w:p>
          <w:p w14:paraId="206C39B7" w14:textId="77777777" w:rsidR="00D22FCB" w:rsidRDefault="00000000">
            <w:r>
              <w:rPr>
                <w:i/>
                <w:iCs/>
                <w:sz w:val="20"/>
                <w:szCs w:val="20"/>
              </w:rPr>
              <w:t>ai sensi dell'art. 3, comma 3, del DPR 177/2011 — ed. 2013</w:t>
            </w:r>
          </w:p>
          <w:p w14:paraId="72EEE643" w14:textId="77777777" w:rsidR="00D22FCB" w:rsidRDefault="00D22FCB"/>
          <w:p w14:paraId="52048ECD" w14:textId="77777777" w:rsidR="00D22FCB" w:rsidRDefault="00000000">
            <w:r>
              <w:rPr>
                <w:i/>
                <w:iCs/>
                <w:sz w:val="20"/>
                <w:szCs w:val="20"/>
              </w:rPr>
              <w:t>DISPONIBILE SU:</w:t>
            </w:r>
          </w:p>
          <w:p w14:paraId="13E72F0F" w14:textId="77777777" w:rsidR="00D22FCB" w:rsidRDefault="00000000">
            <w:r>
              <w:rPr>
                <w:i/>
                <w:iCs/>
                <w:sz w:val="20"/>
                <w:szCs w:val="20"/>
              </w:rPr>
              <w:t xml:space="preserve">  - lavoro.gov.it/temi-e-priorita/salute-e-sicurezza/.../manuale-ambienti-confinati.pdf</w:t>
            </w:r>
          </w:p>
          <w:p w14:paraId="27050B19" w14:textId="77777777" w:rsidR="00D22FCB" w:rsidRDefault="00000000">
            <w:r>
              <w:rPr>
                <w:i/>
                <w:iCs/>
                <w:sz w:val="20"/>
                <w:szCs w:val="20"/>
              </w:rPr>
              <w:t xml:space="preserve">  - inail.it &gt; buona-prassi (manuale illustrato ambienti confinati)</w:t>
            </w:r>
          </w:p>
          <w:p w14:paraId="07877DDA" w14:textId="77777777" w:rsidR="00D22FCB" w:rsidRDefault="00D22FCB"/>
          <w:p w14:paraId="73F3B769" w14:textId="77777777" w:rsidR="00D22FCB" w:rsidRDefault="00000000">
            <w:r>
              <w:rPr>
                <w:i/>
                <w:iCs/>
                <w:sz w:val="20"/>
                <w:szCs w:val="20"/>
              </w:rPr>
              <w:t>NORMATIVA PRINCIPALE:</w:t>
            </w:r>
          </w:p>
          <w:p w14:paraId="67D01F38" w14:textId="77777777" w:rsidR="00D22FCB" w:rsidRDefault="00000000">
            <w:r>
              <w:rPr>
                <w:i/>
                <w:iCs/>
                <w:sz w:val="20"/>
                <w:szCs w:val="20"/>
              </w:rPr>
              <w:t xml:space="preserve">  - DPR 14 settembre 2011, n. 177 (Regolamento su qualificazione imprese e lavoratori autonomi in ambienti confinati)</w:t>
            </w:r>
          </w:p>
          <w:p w14:paraId="364A8CB9" w14:textId="77777777" w:rsidR="00D22FCB" w:rsidRDefault="00000000">
            <w:r>
              <w:rPr>
                <w:i/>
                <w:iCs/>
                <w:sz w:val="20"/>
                <w:szCs w:val="20"/>
              </w:rPr>
              <w:t xml:space="preserve">  - </w:t>
            </w:r>
            <w:proofErr w:type="spellStart"/>
            <w:r>
              <w:rPr>
                <w:i/>
                <w:iCs/>
                <w:sz w:val="20"/>
                <w:szCs w:val="20"/>
              </w:rPr>
              <w:t>D.Lgs.</w:t>
            </w:r>
            <w:proofErr w:type="spellEnd"/>
            <w:r>
              <w:rPr>
                <w:i/>
                <w:iCs/>
                <w:sz w:val="20"/>
                <w:szCs w:val="20"/>
              </w:rPr>
              <w:t xml:space="preserve"> 81/08 artt. 66 (lavori in pozzi, fogne, cunicoli, ecc.), 121 (presenza di gas nei cantieri), All. IV</w:t>
            </w:r>
          </w:p>
        </w:tc>
      </w:tr>
    </w:tbl>
    <w:p w14:paraId="1B2060F1" w14:textId="77777777" w:rsidR="00D22FCB" w:rsidRDefault="00D22FCB"/>
    <w:p w14:paraId="4433B8BF" w14:textId="77777777" w:rsidR="00D22FCB" w:rsidRDefault="00000000">
      <w:pPr>
        <w:pStyle w:val="Titolo3"/>
      </w:pPr>
      <w:r>
        <w:t>Punti chiave del Manuale INAIL (uso docente)</w:t>
      </w:r>
    </w:p>
    <w:p w14:paraId="0F433DE6" w14:textId="77777777" w:rsidR="00D22FCB" w:rsidRDefault="00000000">
      <w:pPr>
        <w:pStyle w:val="Paragrafoelenco"/>
        <w:numPr>
          <w:ilvl w:val="0"/>
          <w:numId w:val="2"/>
        </w:numPr>
      </w:pPr>
      <w:r>
        <w:t>Il DPR 177/2011 è stato emanato per rispondere a una serie di gravi infortuni mortali con dinamiche ripetitive che evidenziavano criticità sistemiche</w:t>
      </w:r>
    </w:p>
    <w:p w14:paraId="21AA511C" w14:textId="77777777" w:rsidR="00D22FCB" w:rsidRDefault="00000000">
      <w:pPr>
        <w:pStyle w:val="Paragrafoelenco"/>
        <w:numPr>
          <w:ilvl w:val="0"/>
          <w:numId w:val="2"/>
        </w:numPr>
      </w:pPr>
      <w:r>
        <w:t>Il manuale è rivolto a micro e piccole imprese di bonifiche/manutenzione in ambienti confinati</w:t>
      </w:r>
    </w:p>
    <w:p w14:paraId="1DF66DA0" w14:textId="77777777" w:rsidR="00D22FCB" w:rsidRDefault="00000000">
      <w:pPr>
        <w:pStyle w:val="Paragrafoelenco"/>
        <w:numPr>
          <w:ilvl w:val="0"/>
          <w:numId w:val="2"/>
        </w:numPr>
      </w:pPr>
      <w:r>
        <w:t>Prende come esempio tipo una cisterna interrata e fornisce soluzioni tecniche, organizzative e procedurali</w:t>
      </w:r>
    </w:p>
    <w:p w14:paraId="11D84D6C" w14:textId="77777777" w:rsidR="00D22FCB" w:rsidRDefault="00000000">
      <w:pPr>
        <w:pStyle w:val="Paragrafoelenco"/>
        <w:numPr>
          <w:ilvl w:val="0"/>
          <w:numId w:val="2"/>
        </w:numPr>
      </w:pPr>
      <w:r>
        <w:t>Punti irrinunciabili prima di entrare in un ambiente confinato: analisi del rischio, sorveglianza sanitaria appropriata, procedure di lavoro e di emergenza, formazione e addestramento</w:t>
      </w:r>
    </w:p>
    <w:p w14:paraId="321EE7DA" w14:textId="77777777" w:rsidR="00D22FCB" w:rsidRDefault="00000000">
      <w:pPr>
        <w:pStyle w:val="Paragrafoelenco"/>
        <w:numPr>
          <w:ilvl w:val="0"/>
          <w:numId w:val="2"/>
        </w:numPr>
      </w:pPr>
      <w:r>
        <w:t>Il committente deve: fornire informazioni dettagliate sui luoghi, selezionare imprese qualificate, nominare un rappresentante con funzioni di indirizzo e coordinamento</w:t>
      </w:r>
    </w:p>
    <w:p w14:paraId="66B151D6" w14:textId="77777777" w:rsidR="00D22FCB" w:rsidRDefault="00000000">
      <w:pPr>
        <w:pStyle w:val="Paragrafoelenco"/>
        <w:numPr>
          <w:ilvl w:val="0"/>
          <w:numId w:val="2"/>
        </w:numPr>
      </w:pPr>
      <w:r>
        <w:t>È necessario personale con competenze e formazione specifiche; il subdelegato non può sub-delegare</w:t>
      </w:r>
    </w:p>
    <w:p w14:paraId="3B9D6F0F" w14:textId="77777777" w:rsidR="00D22FCB" w:rsidRDefault="00D22FCB"/>
    <w:p w14:paraId="4B916572" w14:textId="77777777" w:rsidR="0070689E" w:rsidRPr="00CD19D2" w:rsidRDefault="00925E49" w:rsidP="00925E49">
      <w:pPr>
        <w:jc w:val="both"/>
        <w:rPr>
          <w:highlight w:val="green"/>
        </w:rPr>
      </w:pPr>
      <w:r w:rsidRPr="00CD19D2">
        <w:rPr>
          <w:highlight w:val="green"/>
        </w:rPr>
        <w:t xml:space="preserve">Il </w:t>
      </w:r>
      <w:r w:rsidRPr="00CD19D2">
        <w:rPr>
          <w:b/>
          <w:bCs/>
          <w:highlight w:val="green"/>
        </w:rPr>
        <w:t>D.P.R. 177/2011</w:t>
      </w:r>
      <w:r w:rsidRPr="00CD19D2">
        <w:rPr>
          <w:highlight w:val="green"/>
        </w:rPr>
        <w:t xml:space="preserve"> è stato introdotto dal legislatore in risposta a una serie di gravi infortuni, spesso mortali, verificatisi durante attività svolte in ambienti confinati o sospetti di inquinamento. </w:t>
      </w:r>
    </w:p>
    <w:p w14:paraId="6043F381" w14:textId="42943A67" w:rsidR="00925E49" w:rsidRPr="00CD19D2" w:rsidRDefault="00925E49" w:rsidP="00925E49">
      <w:pPr>
        <w:jc w:val="both"/>
        <w:rPr>
          <w:highlight w:val="green"/>
        </w:rPr>
      </w:pPr>
      <w:r w:rsidRPr="00CD19D2">
        <w:rPr>
          <w:highlight w:val="green"/>
        </w:rPr>
        <w:t>L'analisi di questi eventi ha evidenziato dinamiche ricorrenti e criticità sistemiche, quali la carenza di formazione specifica, l'assenza di procedure operative adeguate e la sottovalutazione dei rischi presenti. Per questo motivo il regolamento ha introdotto requisiti stringenti per la qualificazione delle imprese e dei lavoratori che operano in tali contesti.</w:t>
      </w:r>
    </w:p>
    <w:p w14:paraId="4270BAE1" w14:textId="77777777" w:rsidR="0037798A" w:rsidRPr="00CD19D2" w:rsidRDefault="00925E49" w:rsidP="00925E49">
      <w:pPr>
        <w:jc w:val="both"/>
        <w:rPr>
          <w:highlight w:val="green"/>
        </w:rPr>
      </w:pPr>
      <w:r w:rsidRPr="00CD19D2">
        <w:rPr>
          <w:highlight w:val="green"/>
        </w:rPr>
        <w:t xml:space="preserve">A supporto dell'applicazione della normativa, l'INAIL ha predisposto un apposito manuale rivolto principalmente alle micro e piccole imprese impegnate in attività di manutenzione, ispezione e bonifica all'interno di ambienti confinati. </w:t>
      </w:r>
    </w:p>
    <w:p w14:paraId="29E196F9" w14:textId="7788494B" w:rsidR="00925E49" w:rsidRPr="00CD19D2" w:rsidRDefault="00925E49" w:rsidP="00925E49">
      <w:pPr>
        <w:jc w:val="both"/>
        <w:rPr>
          <w:highlight w:val="green"/>
        </w:rPr>
      </w:pPr>
      <w:r w:rsidRPr="00CD19D2">
        <w:rPr>
          <w:highlight w:val="green"/>
        </w:rPr>
        <w:t>Il documento utilizza come caso di studio una cisterna interrata, analizzando le principali fasi operative e proponendo soluzioni tecniche, organizzative e procedurali finalizzate alla prevenzione degli infortuni.</w:t>
      </w:r>
    </w:p>
    <w:p w14:paraId="1B924B5B" w14:textId="77777777" w:rsidR="0037798A" w:rsidRPr="00CD19D2" w:rsidRDefault="0037798A" w:rsidP="0037798A">
      <w:pPr>
        <w:jc w:val="both"/>
        <w:rPr>
          <w:highlight w:val="green"/>
        </w:rPr>
      </w:pPr>
      <w:r w:rsidRPr="00CD19D2">
        <w:rPr>
          <w:highlight w:val="green"/>
        </w:rPr>
        <w:t xml:space="preserve">Il manuale INAIL evidenzia alcuni elementi considerati imprescindibili e non derogabili prima dell'accesso a un ambiente confinato o sospetto di inquinamento. </w:t>
      </w:r>
    </w:p>
    <w:p w14:paraId="397CB49A" w14:textId="04891FB6" w:rsidR="0037798A" w:rsidRPr="00CD19D2" w:rsidRDefault="0037798A" w:rsidP="0037798A">
      <w:pPr>
        <w:jc w:val="both"/>
        <w:rPr>
          <w:highlight w:val="green"/>
        </w:rPr>
      </w:pPr>
      <w:r w:rsidRPr="00CD19D2">
        <w:rPr>
          <w:highlight w:val="green"/>
        </w:rPr>
        <w:t>In primo luogo, viene sottolineata la necessità di effettuare una puntuale e approfondita valutazione dei rischi, finalizzata a individuare tutti i pericoli presenti nell'ambiente di lavoro, quali la possibile presenza di atmosfere tossiche, asfissianti o esplosive, la carenza di ossigeno, il rischio di seppellimento, annegamento o intrappolamento, nonché le difficoltà legate alle operazioni di evacuazione e soccorso.</w:t>
      </w:r>
    </w:p>
    <w:p w14:paraId="00294C18" w14:textId="77777777" w:rsidR="0037798A" w:rsidRPr="00CD19D2" w:rsidRDefault="0037798A" w:rsidP="0037798A">
      <w:pPr>
        <w:jc w:val="both"/>
        <w:rPr>
          <w:highlight w:val="green"/>
        </w:rPr>
      </w:pPr>
      <w:r w:rsidRPr="00CD19D2">
        <w:rPr>
          <w:highlight w:val="green"/>
        </w:rPr>
        <w:t>Un altro aspetto fondamentale riguarda la sorveglianza sanitaria, che deve essere adeguata alle specifiche mansioni svolte e ai rischi cui i lavoratori sono esposti. Il medico competente è chiamato a verificare l'idoneità dei lavoratori ad operare in ambienti caratterizzati da particolari condizioni fisiche e psicologiche, tenendo conto anche dello stress operativo derivante dall'utilizzo di dispositivi di protezione e dalla permanenza in spazi ristretti.</w:t>
      </w:r>
    </w:p>
    <w:p w14:paraId="4B58E785" w14:textId="77777777" w:rsidR="0037798A" w:rsidRPr="00CD19D2" w:rsidRDefault="0037798A" w:rsidP="0037798A">
      <w:pPr>
        <w:jc w:val="both"/>
        <w:rPr>
          <w:highlight w:val="green"/>
        </w:rPr>
      </w:pPr>
      <w:r w:rsidRPr="00CD19D2">
        <w:rPr>
          <w:highlight w:val="green"/>
        </w:rPr>
        <w:t xml:space="preserve">Il manuale pone inoltre particolare attenzione alla predisposizione di procedure operative e di emergenza dettagliate, che devono essere pianificate prima dell'avvio delle attività e condivise con </w:t>
      </w:r>
      <w:r w:rsidRPr="00CD19D2">
        <w:rPr>
          <w:highlight w:val="green"/>
        </w:rPr>
        <w:lastRenderedPageBreak/>
        <w:t>tutto il personale coinvolto. Le procedure devono definire con chiarezza le modalità di accesso e di uscita dall'ambiente confinato, le attività di monitoraggio dell'atmosfera, l'impiego delle attrezzature di sicurezza, i sistemi di comunicazione tra operatori e personale esterno, nonché le modalità di intervento in caso di emergenza. Particolare rilievo viene attribuito alla pianificazione delle operazioni di recupero e soccorso, poiché numerosi incidenti mortali si sono verificati proprio durante tentativi improvvisati di salvataggio.</w:t>
      </w:r>
    </w:p>
    <w:p w14:paraId="6A595808" w14:textId="77777777" w:rsidR="00CE3EB1" w:rsidRPr="00CD19D2" w:rsidRDefault="00CE3EB1" w:rsidP="00CE3EB1">
      <w:pPr>
        <w:jc w:val="both"/>
        <w:rPr>
          <w:highlight w:val="green"/>
        </w:rPr>
      </w:pPr>
      <w:r w:rsidRPr="00CD19D2">
        <w:rPr>
          <w:highlight w:val="green"/>
        </w:rPr>
        <w:t>Un ulteriore pilastro della prevenzione è rappresentato dalla formazione, dall'informazione e dall'addestramento specifico dei lavoratori. Il D.P.R. 177/2011 richiede infatti che il personale impiegato in attività svolte all'interno di ambienti confinati o sospetti di inquinamento possieda una preparazione adeguata e costantemente aggiornata, commisurata alla particolare pericolosità di tali contesti lavorativi.</w:t>
      </w:r>
    </w:p>
    <w:p w14:paraId="00931B9A" w14:textId="77777777" w:rsidR="00CE3EB1" w:rsidRPr="00CD19D2" w:rsidRDefault="00CE3EB1" w:rsidP="00CE3EB1">
      <w:pPr>
        <w:jc w:val="both"/>
        <w:rPr>
          <w:highlight w:val="green"/>
        </w:rPr>
      </w:pPr>
      <w:r w:rsidRPr="00CD19D2">
        <w:rPr>
          <w:highlight w:val="green"/>
        </w:rPr>
        <w:t>La formazione deve consentire ai lavoratori di conoscere la normativa di riferimento, le caratteristiche degli ambienti confinati e i principali rischi associati, tra cui la presenza di atmosfere carenti di ossigeno, gas tossici, vapori infiammabili, rischio di incendio o esplosione, nonché i pericoli derivanti da seppellimento, annegamento, intrappolamento o difficoltà di evacuazione. Devono inoltre essere approfondite le modalità di valutazione dei rischi, le procedure di lavoro in sicurezza, i sistemi di controllo degli accessi e le responsabilità delle diverse figure coinvolte.</w:t>
      </w:r>
    </w:p>
    <w:p w14:paraId="26969D9E" w14:textId="77777777" w:rsidR="00CE3EB1" w:rsidRPr="00CD19D2" w:rsidRDefault="00CE3EB1" w:rsidP="00CE3EB1">
      <w:pPr>
        <w:jc w:val="both"/>
        <w:rPr>
          <w:highlight w:val="green"/>
        </w:rPr>
      </w:pPr>
      <w:r w:rsidRPr="00CD19D2">
        <w:rPr>
          <w:highlight w:val="green"/>
        </w:rPr>
        <w:t>Particolare importanza assume la formazione pratica relativa all'utilizzo dei dispositivi di protezione individuale e delle attrezzature di sicurezza. Gli operatori devono essere addestrati all'impiego di rilevatori portatili per il monitoraggio dell'atmosfera, dispositivi di protezione delle vie respiratorie, imbracature di sicurezza, tripodi, verricelli e sistemi di recupero dell'infortunato. Devono inoltre conoscere le corrette procedure di ventilazione, isolamento degli impianti, bonifica degli ambienti e verifica delle condizioni di sicurezza prima dell'ingresso.</w:t>
      </w:r>
    </w:p>
    <w:p w14:paraId="7B29727D" w14:textId="77777777" w:rsidR="00CE3EB1" w:rsidRPr="00CD19D2" w:rsidRDefault="00CE3EB1" w:rsidP="00CE3EB1">
      <w:pPr>
        <w:jc w:val="both"/>
        <w:rPr>
          <w:highlight w:val="green"/>
        </w:rPr>
      </w:pPr>
      <w:r w:rsidRPr="00CD19D2">
        <w:rPr>
          <w:highlight w:val="green"/>
        </w:rPr>
        <w:t>L'addestramento deve prevedere esercitazioni pratiche e simulazioni di situazioni reali, con particolare attenzione alle procedure di emergenza e di soccorso. I lavoratori devono essere in grado di riconoscere tempestivamente una situazione di pericolo, attivare le procedure previste, comunicare con il personale di assistenza esterno e collaborare alle operazioni di evacuazione e recupero in condizioni di sicurezza. Il manuale INAIL sottolinea infatti che molte delle tragedie avvenute negli ambienti confinati sono state aggravate da tentativi di soccorso improvvisati da parte di colleghi privi di adeguata preparazione.</w:t>
      </w:r>
    </w:p>
    <w:p w14:paraId="001A24AE" w14:textId="77777777" w:rsidR="00CE3EB1" w:rsidRPr="00CD19D2" w:rsidRDefault="00CE3EB1" w:rsidP="00CE3EB1">
      <w:pPr>
        <w:jc w:val="both"/>
        <w:rPr>
          <w:highlight w:val="green"/>
        </w:rPr>
      </w:pPr>
      <w:r w:rsidRPr="00CD19D2">
        <w:rPr>
          <w:highlight w:val="green"/>
        </w:rPr>
        <w:t>Per questo motivo la formazione non può limitarsi a un trasferimento teorico di conoscenze, ma deve essere integrata da un addestramento operativo periodico, finalizzato a consolidare competenze pratiche, capacità decisionali e comportamenti corretti da adottare sia nelle normali attività lavorative sia nelle situazioni di emergenza. In tale ottica, la formazione rappresenta uno degli strumenti più efficaci per la prevenzione degli infortuni e la tutela della salute e della sicurezza dei lavoratori impegnati negli spazi confinati.</w:t>
      </w:r>
    </w:p>
    <w:p w14:paraId="78E41B80" w14:textId="77777777" w:rsidR="0037798A" w:rsidRPr="00CD19D2" w:rsidRDefault="0037798A" w:rsidP="0037798A">
      <w:pPr>
        <w:jc w:val="both"/>
        <w:rPr>
          <w:highlight w:val="green"/>
        </w:rPr>
      </w:pPr>
      <w:r w:rsidRPr="00CD19D2">
        <w:rPr>
          <w:highlight w:val="green"/>
        </w:rPr>
        <w:t>Secondo il manuale INAIL, solo l'integrazione di questi elementi – valutazione dei rischi, sorveglianza sanitaria, procedure operative ed emergenziali, formazione e addestramento – consente di creare un sistema di prevenzione efficace. Tali attività rappresentano infatti la base indispensabile per garantire condizioni di lavoro sicure, ridurre il rischio di incidenti e assicurare una gestione tempestiva ed efficace delle eventuali emergenze che possono verificarsi durante le attività svolte negli ambienti confinati.</w:t>
      </w:r>
    </w:p>
    <w:p w14:paraId="2CB94A0A" w14:textId="77777777" w:rsidR="00CD19D2" w:rsidRPr="00CD19D2" w:rsidRDefault="00CD19D2" w:rsidP="00CD19D2">
      <w:pPr>
        <w:jc w:val="both"/>
        <w:rPr>
          <w:highlight w:val="green"/>
        </w:rPr>
      </w:pPr>
      <w:r w:rsidRPr="00CD19D2">
        <w:rPr>
          <w:highlight w:val="green"/>
        </w:rPr>
        <w:t>Un ruolo centrale nel sistema di prevenzione delineato dal D.P.R. 177/2011 è attribuito al committente, che non può limitarsi ad affidare i lavori a un'impresa esterna, ma è chiamato a svolgere una serie di attività essenziali per garantire la sicurezza delle operazioni. In particolare, il committente deve fornire alle imprese appaltatrici e ai lavoratori autonomi informazioni complete, aggiornate e dettagliate sulle caratteristiche dell'ambiente confinato, sulle lavorazioni da eseguire e su tutti i rischi presenti o potenzialmente presenti, compresi quelli derivanti da impianti, sostanze pericolose, residui di lavorazione, atmosfere contaminanti o interferenze con altre attività svolte nel sito.</w:t>
      </w:r>
    </w:p>
    <w:p w14:paraId="5B5A1C4D" w14:textId="77777777" w:rsidR="00CD19D2" w:rsidRPr="00CD19D2" w:rsidRDefault="00CD19D2" w:rsidP="00CD19D2">
      <w:pPr>
        <w:jc w:val="both"/>
        <w:rPr>
          <w:highlight w:val="green"/>
        </w:rPr>
      </w:pPr>
      <w:r w:rsidRPr="00CD19D2">
        <w:rPr>
          <w:highlight w:val="green"/>
        </w:rPr>
        <w:t>Prima dell'affidamento dei lavori, il committente è inoltre tenuto a verificare che l'impresa incaricata possieda i requisiti di qualificazione previsti dal D.P.R. 177/2011, accertando l'esperienza maturata nel settore, la presenza di personale adeguatamente formato e addestrato, la disponibilità delle attrezzature necessarie e l'esistenza di procedure operative e di emergenza coerenti con le attività da svolgere. Tale verifica assume particolare importanza poiché gli ambienti confinati presentano rischi elevati che richiedono competenze specialistiche e una rigorosa organizzazione della sicurezza.</w:t>
      </w:r>
    </w:p>
    <w:p w14:paraId="2AFC986E" w14:textId="77777777" w:rsidR="00CD19D2" w:rsidRPr="00CD19D2" w:rsidRDefault="00CD19D2" w:rsidP="00CD19D2">
      <w:pPr>
        <w:jc w:val="both"/>
        <w:rPr>
          <w:highlight w:val="green"/>
        </w:rPr>
      </w:pPr>
      <w:r w:rsidRPr="00CD19D2">
        <w:rPr>
          <w:highlight w:val="green"/>
        </w:rPr>
        <w:lastRenderedPageBreak/>
        <w:t>Il regolamento prevede inoltre che il committente individui un proprio rappresentante, adeguatamente formato e competente in materia di salute e sicurezza sul lavoro, incaricato di sovrintendere alle attività oggetto dell'appalto. Questa figura svolge funzioni di indirizzo, coordinamento e controllo, assicurando che le informazioni sui rischi siano correttamente trasmesse, che le procedure di sicurezza vengano rispettate e che vi sia un efficace raccordo tra il committente e l'impresa esecutrice durante tutte le fasi operative.</w:t>
      </w:r>
    </w:p>
    <w:p w14:paraId="3770815D" w14:textId="77777777" w:rsidR="00CD19D2" w:rsidRPr="00CD19D2" w:rsidRDefault="00CD19D2" w:rsidP="00CD19D2">
      <w:pPr>
        <w:jc w:val="both"/>
        <w:rPr>
          <w:highlight w:val="green"/>
        </w:rPr>
      </w:pPr>
      <w:r w:rsidRPr="00CD19D2">
        <w:rPr>
          <w:highlight w:val="green"/>
        </w:rPr>
        <w:t>Secondo il manuale INAIL, il rappresentante del committente deve possedere una conoscenza approfondita delle attività da svolgere, dei rischi presenti nell'ambiente confinato e delle procedure di prevenzione ed emergenza adottate. La sua presenza contribuisce a garantire un costante monitoraggio delle condizioni operative e una corretta gestione delle eventuali situazioni di criticità, favorendo il coordinamento tra tutti i soggetti coinvolti.</w:t>
      </w:r>
    </w:p>
    <w:p w14:paraId="721F989C" w14:textId="77777777" w:rsidR="00CD19D2" w:rsidRPr="00CD19D2" w:rsidRDefault="00CD19D2" w:rsidP="00CD19D2">
      <w:pPr>
        <w:jc w:val="both"/>
      </w:pPr>
      <w:r w:rsidRPr="00CD19D2">
        <w:rPr>
          <w:highlight w:val="green"/>
        </w:rPr>
        <w:t>L'obiettivo di tali obblighi è quello di assicurare che l'affidamento dei lavori non comporti una delega implicita delle responsabilità in materia di sicurezza, ma si traduca in una collaborazione strutturata tra committente e impresa esecutrice, finalizzata alla prevenzione degli infortuni e alla tutela della salute dei lavoratori operanti negli ambienti confinati.</w:t>
      </w:r>
    </w:p>
    <w:p w14:paraId="21BA7701" w14:textId="77777777" w:rsidR="00D22FCB" w:rsidRDefault="00000000" w:rsidP="00925E49">
      <w:pPr>
        <w:jc w:val="both"/>
      </w:pPr>
      <w:r>
        <w:br w:type="page"/>
      </w:r>
    </w:p>
    <w:p w14:paraId="09743211" w14:textId="77777777" w:rsidR="00D22FCB" w:rsidRDefault="00000000">
      <w:pPr>
        <w:pStyle w:val="Titolo1"/>
      </w:pPr>
      <w:r>
        <w:lastRenderedPageBreak/>
        <w:t>5. Categorie Speciali e Rischi Trasversali (Art.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D22FCB" w14:paraId="53E3ED22" w14:textId="77777777">
        <w:trPr>
          <w:tblHeader/>
        </w:trPr>
        <w:tc>
          <w:tcPr>
            <w:tcW w:w="22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49B15B57" w14:textId="77777777" w:rsidR="00D22FCB" w:rsidRDefault="00000000">
            <w:r>
              <w:rPr>
                <w:b/>
                <w:bCs/>
                <w:color w:val="FFFFFF"/>
                <w:sz w:val="18"/>
                <w:szCs w:val="18"/>
              </w:rPr>
              <w:t>Categoria</w:t>
            </w:r>
          </w:p>
        </w:tc>
        <w:tc>
          <w:tcPr>
            <w:tcW w:w="33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3409F60B" w14:textId="77777777" w:rsidR="00D22FCB" w:rsidRDefault="00000000">
            <w:r>
              <w:rPr>
                <w:b/>
                <w:bCs/>
                <w:color w:val="FFFFFF"/>
                <w:sz w:val="18"/>
                <w:szCs w:val="18"/>
              </w:rPr>
              <w:t>Norma principale</w:t>
            </w:r>
          </w:p>
        </w:tc>
        <w:tc>
          <w:tcPr>
            <w:tcW w:w="38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7D30CAE0" w14:textId="77777777" w:rsidR="00D22FCB" w:rsidRDefault="00000000">
            <w:r>
              <w:rPr>
                <w:b/>
                <w:bCs/>
                <w:color w:val="FFFFFF"/>
                <w:sz w:val="18"/>
                <w:szCs w:val="18"/>
              </w:rPr>
              <w:t>Come approfondire</w:t>
            </w:r>
          </w:p>
        </w:tc>
      </w:tr>
      <w:tr w:rsidR="00D22FCB" w14:paraId="3A32AC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6A0D11A2" w14:textId="77777777" w:rsidR="00D22FCB" w:rsidRDefault="00000000">
            <w:r>
              <w:rPr>
                <w:sz w:val="18"/>
                <w:szCs w:val="18"/>
              </w:rPr>
              <w:t>Lavoratrici in gravidanza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A5D5B" w14:textId="77777777" w:rsidR="00D22FCB" w:rsidRDefault="00000000">
            <w:proofErr w:type="spellStart"/>
            <w:r>
              <w:rPr>
                <w:sz w:val="18"/>
                <w:szCs w:val="18"/>
              </w:rPr>
              <w:t>D.Lgs.</w:t>
            </w:r>
            <w:proofErr w:type="spellEnd"/>
            <w:r>
              <w:rPr>
                <w:sz w:val="18"/>
                <w:szCs w:val="18"/>
              </w:rPr>
              <w:t xml:space="preserve"> 151/2001 artt. 7, 11, 12; </w:t>
            </w:r>
            <w:proofErr w:type="spellStart"/>
            <w:r>
              <w:rPr>
                <w:sz w:val="18"/>
                <w:szCs w:val="18"/>
              </w:rPr>
              <w:t>D.Lgs.</w:t>
            </w:r>
            <w:proofErr w:type="spellEnd"/>
            <w:r>
              <w:rPr>
                <w:sz w:val="18"/>
                <w:szCs w:val="18"/>
              </w:rPr>
              <w:t xml:space="preserve"> 81/08 art. 28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C15F2" w14:textId="77777777" w:rsidR="00D22FCB" w:rsidRDefault="00000000">
            <w:r>
              <w:rPr>
                <w:sz w:val="18"/>
                <w:szCs w:val="18"/>
              </w:rPr>
              <w:t xml:space="preserve">INAIL 'Donna, salute, </w:t>
            </w:r>
            <w:proofErr w:type="spellStart"/>
            <w:r>
              <w:rPr>
                <w:sz w:val="18"/>
                <w:szCs w:val="18"/>
              </w:rPr>
              <w:t>lavoro'</w:t>
            </w:r>
            <w:proofErr w:type="spellEnd"/>
            <w:r>
              <w:rPr>
                <w:sz w:val="18"/>
                <w:szCs w:val="18"/>
              </w:rPr>
              <w:t xml:space="preserve"> (Catalogo INAIL) + testo </w:t>
            </w:r>
            <w:proofErr w:type="spellStart"/>
            <w:r>
              <w:rPr>
                <w:sz w:val="18"/>
                <w:szCs w:val="18"/>
              </w:rPr>
              <w:t>D.Lgs.</w:t>
            </w:r>
            <w:proofErr w:type="spellEnd"/>
            <w:r>
              <w:rPr>
                <w:sz w:val="18"/>
                <w:szCs w:val="18"/>
              </w:rPr>
              <w:t xml:space="preserve"> 151/2001 su normattiva.it</w:t>
            </w:r>
          </w:p>
        </w:tc>
      </w:tr>
      <w:tr w:rsidR="00D22FCB" w14:paraId="3C3A4EE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4523826F" w14:textId="77777777" w:rsidR="00D22FCB" w:rsidRDefault="00000000">
            <w:r>
              <w:rPr>
                <w:sz w:val="18"/>
                <w:szCs w:val="18"/>
              </w:rPr>
              <w:t>Lavoro notturno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FC751" w14:textId="77777777" w:rsidR="00D22FCB" w:rsidRDefault="00000000">
            <w:proofErr w:type="spellStart"/>
            <w:r>
              <w:rPr>
                <w:sz w:val="18"/>
                <w:szCs w:val="18"/>
              </w:rPr>
              <w:t>D.Lgs.</w:t>
            </w:r>
            <w:proofErr w:type="spellEnd"/>
            <w:r>
              <w:rPr>
                <w:sz w:val="18"/>
                <w:szCs w:val="18"/>
              </w:rPr>
              <w:t xml:space="preserve"> 66/2003 artt. 11-15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7D50" w14:textId="77777777" w:rsidR="00D22FCB" w:rsidRDefault="00000000">
            <w:r>
              <w:rPr>
                <w:sz w:val="18"/>
                <w:szCs w:val="18"/>
              </w:rPr>
              <w:t>Testo articoli su normattiva.it</w:t>
            </w:r>
          </w:p>
        </w:tc>
      </w:tr>
      <w:tr w:rsidR="00D22FCB" w14:paraId="01A0AD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23F138BA" w14:textId="77777777" w:rsidR="00D22FCB" w:rsidRDefault="00000000">
            <w:r>
              <w:rPr>
                <w:sz w:val="18"/>
                <w:szCs w:val="18"/>
              </w:rPr>
              <w:t>Lavoratori minorenni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9FE60" w14:textId="77777777" w:rsidR="00D22FCB" w:rsidRDefault="00000000">
            <w:r>
              <w:rPr>
                <w:sz w:val="18"/>
                <w:szCs w:val="18"/>
              </w:rPr>
              <w:t xml:space="preserve">L. 977/1967 (mod. </w:t>
            </w:r>
            <w:proofErr w:type="spellStart"/>
            <w:r>
              <w:rPr>
                <w:sz w:val="18"/>
                <w:szCs w:val="18"/>
              </w:rPr>
              <w:t>D.Lgs.</w:t>
            </w:r>
            <w:proofErr w:type="spellEnd"/>
            <w:r>
              <w:rPr>
                <w:sz w:val="18"/>
                <w:szCs w:val="18"/>
              </w:rPr>
              <w:t xml:space="preserve"> 345/1999)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09BAB" w14:textId="77777777" w:rsidR="00D22FCB" w:rsidRDefault="00000000">
            <w:r>
              <w:rPr>
                <w:sz w:val="18"/>
                <w:szCs w:val="18"/>
              </w:rPr>
              <w:t>Testo articoli su normattiva.it</w:t>
            </w:r>
          </w:p>
        </w:tc>
      </w:tr>
    </w:tbl>
    <w:p w14:paraId="0C1D0727" w14:textId="77777777" w:rsidR="00D22FCB" w:rsidRDefault="00D22FCB"/>
    <w:p w14:paraId="5D786224" w14:textId="77777777" w:rsidR="008638BB" w:rsidRDefault="008638BB"/>
    <w:p w14:paraId="0D4CFF48" w14:textId="77777777" w:rsidR="008638BB" w:rsidRPr="00CF3711" w:rsidRDefault="008638BB">
      <w:pPr>
        <w:rPr>
          <w:b/>
          <w:bCs/>
          <w:highlight w:val="green"/>
          <w:u w:val="single"/>
        </w:rPr>
      </w:pPr>
      <w:r w:rsidRPr="00CF3711">
        <w:rPr>
          <w:b/>
          <w:bCs/>
          <w:highlight w:val="green"/>
          <w:u w:val="single"/>
        </w:rPr>
        <w:t xml:space="preserve">Lavoratrici in gravidanza: </w:t>
      </w:r>
    </w:p>
    <w:p w14:paraId="66B1A60B" w14:textId="77777777" w:rsidR="00CF3711" w:rsidRPr="00CF3711" w:rsidRDefault="008638BB" w:rsidP="008638BB">
      <w:pPr>
        <w:jc w:val="both"/>
        <w:rPr>
          <w:highlight w:val="green"/>
        </w:rPr>
      </w:pPr>
      <w:r w:rsidRPr="00CF3711">
        <w:rPr>
          <w:highlight w:val="green"/>
        </w:rPr>
        <w:t xml:space="preserve">Tra le categorie particolarmente tutelate dalla normativa in materia di salute e sicurezza sul lavoro rientrano le lavoratrici in stato di gravidanza, puerperio e allattamento. </w:t>
      </w:r>
    </w:p>
    <w:p w14:paraId="3887BC01" w14:textId="5E2F1BBF" w:rsidR="008638BB" w:rsidRPr="00CF3711" w:rsidRDefault="008638BB" w:rsidP="008638BB">
      <w:pPr>
        <w:jc w:val="both"/>
        <w:rPr>
          <w:highlight w:val="green"/>
        </w:rPr>
      </w:pPr>
      <w:r w:rsidRPr="00CF3711">
        <w:rPr>
          <w:highlight w:val="green"/>
        </w:rPr>
        <w:t xml:space="preserve">L'articolo 28 del </w:t>
      </w:r>
      <w:r w:rsidR="00CF3711" w:rsidRPr="00CF3711">
        <w:rPr>
          <w:highlight w:val="green"/>
        </w:rPr>
        <w:t>D.lgs.</w:t>
      </w:r>
      <w:r w:rsidRPr="00CF3711">
        <w:rPr>
          <w:highlight w:val="green"/>
        </w:rPr>
        <w:t xml:space="preserve"> 81/2008 stabilisce infatti che la valutazione dei rischi debba considerare anche i rischi specifici cui possono essere esposte le lavoratrici appartenenti a categorie particolari, in conformità alle disposizioni contenute nel </w:t>
      </w:r>
      <w:r w:rsidR="00CF3711" w:rsidRPr="00CF3711">
        <w:rPr>
          <w:highlight w:val="green"/>
        </w:rPr>
        <w:t>D.lgs.</w:t>
      </w:r>
      <w:r w:rsidRPr="00CF3711">
        <w:rPr>
          <w:highlight w:val="green"/>
        </w:rPr>
        <w:t xml:space="preserve"> 151/2001 (Testo unico sulla maternità e paternità).</w:t>
      </w:r>
    </w:p>
    <w:p w14:paraId="4A4447DB" w14:textId="77777777" w:rsidR="008638BB" w:rsidRPr="00CF3711" w:rsidRDefault="008638BB" w:rsidP="008638BB">
      <w:pPr>
        <w:jc w:val="both"/>
        <w:rPr>
          <w:highlight w:val="green"/>
        </w:rPr>
      </w:pPr>
      <w:r w:rsidRPr="00CF3711">
        <w:rPr>
          <w:highlight w:val="green"/>
        </w:rPr>
        <w:t>Il datore di lavoro è tenuto a individuare preventivamente le attività, le condizioni di lavoro e gli agenti fisici, chimici e biologici che potrebbero rappresentare un pericolo per la salute della lavoratrice o del nascituro. Tra i principali fattori di rischio rientrano l'esposizione a sostanze chimiche pericolose, radiazioni, vibrazioni, movimentazione manuale dei carichi, posture incongrue, lavori in quota, attività svolte in ambienti particolarmente stressanti o caratterizzati da elevata fatica fisica, nonché l'esposizione ad alcuni agenti biologici.</w:t>
      </w:r>
    </w:p>
    <w:p w14:paraId="38858010" w14:textId="77777777" w:rsidR="008638BB" w:rsidRPr="00CF3711" w:rsidRDefault="008638BB" w:rsidP="008638BB">
      <w:pPr>
        <w:jc w:val="both"/>
        <w:rPr>
          <w:highlight w:val="green"/>
        </w:rPr>
      </w:pPr>
      <w:r w:rsidRPr="00CF3711">
        <w:rPr>
          <w:highlight w:val="green"/>
        </w:rPr>
        <w:t>Qualora dalla valutazione emerga un rischio per la gravidanza o per il periodo di allattamento, il datore di lavoro deve adottare le necessarie misure di prevenzione e protezione, modificando temporaneamente le condizioni o l'orario di lavoro. Se tali interventi non risultano tecnicamente o organizzativamente possibili, la lavoratrice deve essere assegnata ad altre mansioni compatibili con il suo stato, mantenendo il trattamento economico corrispondente alle mansioni precedentemente svolte. Nel caso in cui neppure il cambio di mansione sia praticabile, può essere disposto l'allontanamento anticipato dal lavoro attraverso il provvedimento di interdizione anticipata o posticipata previsto dalla normativa vigente.</w:t>
      </w:r>
    </w:p>
    <w:p w14:paraId="748EC80A" w14:textId="77777777" w:rsidR="008638BB" w:rsidRPr="00083D35" w:rsidRDefault="008638BB" w:rsidP="008638BB">
      <w:pPr>
        <w:jc w:val="both"/>
        <w:rPr>
          <w:highlight w:val="green"/>
        </w:rPr>
      </w:pPr>
      <w:r w:rsidRPr="00CF3711">
        <w:rPr>
          <w:highlight w:val="green"/>
        </w:rPr>
        <w:t xml:space="preserve">La tutela della maternità rappresenta quindi un elemento integrante della valutazione dei rischi </w:t>
      </w:r>
      <w:r w:rsidRPr="00083D35">
        <w:rPr>
          <w:highlight w:val="green"/>
        </w:rPr>
        <w:t>aziendale e richiede un approccio preventivo volto a garantire la salute e la sicurezza sia della lavoratrice sia del bambino, attraverso l'adozione di misure organizzative e tecniche adeguate alle specifiche condizioni lavorative.</w:t>
      </w:r>
    </w:p>
    <w:p w14:paraId="76543A92" w14:textId="77777777" w:rsidR="00083D35" w:rsidRPr="00083D35" w:rsidRDefault="00083D35">
      <w:pPr>
        <w:rPr>
          <w:highlight w:val="green"/>
        </w:rPr>
      </w:pPr>
    </w:p>
    <w:p w14:paraId="48F08782" w14:textId="77777777" w:rsidR="00083D35" w:rsidRPr="00083D35" w:rsidRDefault="00083D35" w:rsidP="00083D35">
      <w:pPr>
        <w:jc w:val="both"/>
        <w:rPr>
          <w:b/>
          <w:bCs/>
          <w:highlight w:val="green"/>
        </w:rPr>
      </w:pPr>
      <w:r w:rsidRPr="00083D35">
        <w:rPr>
          <w:b/>
          <w:bCs/>
          <w:highlight w:val="green"/>
        </w:rPr>
        <w:t>Esempio pratico: lavoratrice in gravidanza in un supermercato</w:t>
      </w:r>
    </w:p>
    <w:p w14:paraId="48070849" w14:textId="77777777" w:rsidR="00083D35" w:rsidRPr="00083D35" w:rsidRDefault="00083D35" w:rsidP="00083D35">
      <w:pPr>
        <w:jc w:val="both"/>
        <w:rPr>
          <w:highlight w:val="green"/>
        </w:rPr>
      </w:pPr>
      <w:r w:rsidRPr="00083D35">
        <w:rPr>
          <w:highlight w:val="green"/>
        </w:rPr>
        <w:t xml:space="preserve">Una dipendente lavora come addetta al rifornimento scaffali in un supermercato. </w:t>
      </w:r>
    </w:p>
    <w:p w14:paraId="4E8B6DB4" w14:textId="019B909A" w:rsidR="00083D35" w:rsidRPr="00083D35" w:rsidRDefault="00083D35" w:rsidP="00083D35">
      <w:pPr>
        <w:jc w:val="both"/>
        <w:rPr>
          <w:highlight w:val="green"/>
        </w:rPr>
      </w:pPr>
      <w:r w:rsidRPr="00083D35">
        <w:rPr>
          <w:highlight w:val="green"/>
        </w:rPr>
        <w:t>Le sue mansioni prevedono:</w:t>
      </w:r>
    </w:p>
    <w:p w14:paraId="55FC664F" w14:textId="77777777" w:rsidR="00083D35" w:rsidRPr="00083D35" w:rsidRDefault="00083D35" w:rsidP="00083D35">
      <w:pPr>
        <w:numPr>
          <w:ilvl w:val="0"/>
          <w:numId w:val="37"/>
        </w:numPr>
        <w:jc w:val="both"/>
        <w:rPr>
          <w:highlight w:val="green"/>
        </w:rPr>
      </w:pPr>
      <w:r w:rsidRPr="00083D35">
        <w:rPr>
          <w:highlight w:val="green"/>
        </w:rPr>
        <w:t xml:space="preserve">movimentazione manuale di scatole e colli; </w:t>
      </w:r>
    </w:p>
    <w:p w14:paraId="4EEDCF52" w14:textId="77777777" w:rsidR="00083D35" w:rsidRPr="00083D35" w:rsidRDefault="00083D35" w:rsidP="00083D35">
      <w:pPr>
        <w:numPr>
          <w:ilvl w:val="0"/>
          <w:numId w:val="37"/>
        </w:numPr>
        <w:jc w:val="both"/>
        <w:rPr>
          <w:highlight w:val="green"/>
        </w:rPr>
      </w:pPr>
      <w:r w:rsidRPr="00083D35">
        <w:rPr>
          <w:highlight w:val="green"/>
        </w:rPr>
        <w:t xml:space="preserve">permanenza in piedi per molte ore; </w:t>
      </w:r>
    </w:p>
    <w:p w14:paraId="143768D7" w14:textId="77777777" w:rsidR="00083D35" w:rsidRPr="00083D35" w:rsidRDefault="00083D35" w:rsidP="00083D35">
      <w:pPr>
        <w:numPr>
          <w:ilvl w:val="0"/>
          <w:numId w:val="37"/>
        </w:numPr>
        <w:jc w:val="both"/>
        <w:rPr>
          <w:highlight w:val="green"/>
        </w:rPr>
      </w:pPr>
      <w:r w:rsidRPr="00083D35">
        <w:rPr>
          <w:highlight w:val="green"/>
        </w:rPr>
        <w:t xml:space="preserve">utilizzo di scale portatili per sistemare la merce sugli scaffali più alti; </w:t>
      </w:r>
    </w:p>
    <w:p w14:paraId="2CBDB0BC" w14:textId="77777777" w:rsidR="00083D35" w:rsidRPr="00083D35" w:rsidRDefault="00083D35" w:rsidP="00083D35">
      <w:pPr>
        <w:numPr>
          <w:ilvl w:val="0"/>
          <w:numId w:val="37"/>
        </w:numPr>
        <w:jc w:val="both"/>
        <w:rPr>
          <w:highlight w:val="green"/>
        </w:rPr>
      </w:pPr>
      <w:r w:rsidRPr="00083D35">
        <w:rPr>
          <w:highlight w:val="green"/>
        </w:rPr>
        <w:t xml:space="preserve">ritmi di lavoro sostenuti. </w:t>
      </w:r>
    </w:p>
    <w:p w14:paraId="0431F1B8" w14:textId="77777777" w:rsidR="00083D35" w:rsidRPr="00083D35" w:rsidRDefault="00083D35" w:rsidP="00083D35">
      <w:pPr>
        <w:jc w:val="both"/>
        <w:rPr>
          <w:highlight w:val="green"/>
        </w:rPr>
      </w:pPr>
      <w:r w:rsidRPr="00083D35">
        <w:rPr>
          <w:highlight w:val="green"/>
        </w:rPr>
        <w:t>Quando comunica il proprio stato di gravidanza, il datore di lavoro deve verificare quanto previsto dalla valutazione dei rischi per le lavoratrici gestanti. Dall'analisi emerge che alcune attività svolte possono comportare rischi per la salute della lavoratrice e del nascituro, in particolare la movimentazione dei carichi, l'uso delle scale e la permanenza prolungata in posizione eretta.</w:t>
      </w:r>
    </w:p>
    <w:p w14:paraId="0B12D605" w14:textId="77777777" w:rsidR="00083D35" w:rsidRPr="00083D35" w:rsidRDefault="00083D35" w:rsidP="00083D35">
      <w:pPr>
        <w:jc w:val="both"/>
        <w:rPr>
          <w:highlight w:val="green"/>
        </w:rPr>
      </w:pPr>
      <w:r w:rsidRPr="00083D35">
        <w:rPr>
          <w:highlight w:val="green"/>
        </w:rPr>
        <w:t>A questo punto il datore di lavoro deve adottare misure di tutela, ad esempio:</w:t>
      </w:r>
    </w:p>
    <w:p w14:paraId="6CA93DCE" w14:textId="77777777" w:rsidR="00083D35" w:rsidRPr="00083D35" w:rsidRDefault="00083D35" w:rsidP="00083D35">
      <w:pPr>
        <w:numPr>
          <w:ilvl w:val="0"/>
          <w:numId w:val="38"/>
        </w:numPr>
        <w:jc w:val="both"/>
        <w:rPr>
          <w:highlight w:val="green"/>
        </w:rPr>
      </w:pPr>
      <w:r w:rsidRPr="00083D35">
        <w:rPr>
          <w:highlight w:val="green"/>
        </w:rPr>
        <w:t xml:space="preserve">eliminare le attività di sollevamento e trasporto di pesi; </w:t>
      </w:r>
    </w:p>
    <w:p w14:paraId="33B4E652" w14:textId="77777777" w:rsidR="00083D35" w:rsidRPr="00083D35" w:rsidRDefault="00083D35" w:rsidP="00083D35">
      <w:pPr>
        <w:numPr>
          <w:ilvl w:val="0"/>
          <w:numId w:val="38"/>
        </w:numPr>
        <w:jc w:val="both"/>
        <w:rPr>
          <w:highlight w:val="green"/>
        </w:rPr>
      </w:pPr>
      <w:r w:rsidRPr="00083D35">
        <w:rPr>
          <w:highlight w:val="green"/>
        </w:rPr>
        <w:t xml:space="preserve">vietare l'utilizzo delle scale; </w:t>
      </w:r>
    </w:p>
    <w:p w14:paraId="3DF4B394" w14:textId="77777777" w:rsidR="00083D35" w:rsidRPr="00083D35" w:rsidRDefault="00083D35" w:rsidP="00083D35">
      <w:pPr>
        <w:numPr>
          <w:ilvl w:val="0"/>
          <w:numId w:val="38"/>
        </w:numPr>
        <w:jc w:val="both"/>
        <w:rPr>
          <w:highlight w:val="green"/>
        </w:rPr>
      </w:pPr>
      <w:r w:rsidRPr="00083D35">
        <w:rPr>
          <w:highlight w:val="green"/>
        </w:rPr>
        <w:t xml:space="preserve">assegnare la lavoratrice a mansioni compatibili, come attività di cassa, accoglienza clienti o gestione amministrativa. </w:t>
      </w:r>
    </w:p>
    <w:p w14:paraId="6F99FBCC" w14:textId="77777777" w:rsidR="00083D35" w:rsidRPr="00083D35" w:rsidRDefault="00083D35" w:rsidP="00083D35">
      <w:pPr>
        <w:jc w:val="both"/>
        <w:rPr>
          <w:highlight w:val="green"/>
        </w:rPr>
      </w:pPr>
      <w:r w:rsidRPr="00083D35">
        <w:rPr>
          <w:highlight w:val="green"/>
        </w:rPr>
        <w:t>Se l'organizzazione aziendale non consente l'assegnazione a mansioni alternative prive di rischio, il datore di lavoro può richiedere all'ispettorato competente l'interdizione anticipata dal lavoro per gravidanza a rischio lavorativo.</w:t>
      </w:r>
    </w:p>
    <w:p w14:paraId="015DA272" w14:textId="77777777" w:rsidR="00083D35" w:rsidRPr="00083D35" w:rsidRDefault="00083D35" w:rsidP="00083D35">
      <w:pPr>
        <w:jc w:val="both"/>
        <w:rPr>
          <w:b/>
          <w:bCs/>
          <w:highlight w:val="green"/>
        </w:rPr>
      </w:pPr>
      <w:r w:rsidRPr="00083D35">
        <w:rPr>
          <w:b/>
          <w:bCs/>
          <w:highlight w:val="green"/>
        </w:rPr>
        <w:lastRenderedPageBreak/>
        <w:t>Esempio in ambito industriale</w:t>
      </w:r>
    </w:p>
    <w:p w14:paraId="002DA119" w14:textId="77777777" w:rsidR="00083D35" w:rsidRPr="00083D35" w:rsidRDefault="00083D35" w:rsidP="00083D35">
      <w:pPr>
        <w:jc w:val="both"/>
        <w:rPr>
          <w:highlight w:val="green"/>
        </w:rPr>
      </w:pPr>
      <w:r w:rsidRPr="00083D35">
        <w:rPr>
          <w:highlight w:val="green"/>
        </w:rPr>
        <w:t>Una lavoratrice impiegata in un laboratorio chimico utilizza solventi classificati come sostanze pericolose per la riproduzione. Dopo aver comunicato la gravidanza, il datore di lavoro verifica che l'esposizione a tali agenti sia incompatibile con il suo stato.</w:t>
      </w:r>
    </w:p>
    <w:p w14:paraId="7189D99A" w14:textId="77777777" w:rsidR="00083D35" w:rsidRPr="00083D35" w:rsidRDefault="00083D35" w:rsidP="00083D35">
      <w:pPr>
        <w:jc w:val="both"/>
        <w:rPr>
          <w:highlight w:val="green"/>
        </w:rPr>
      </w:pPr>
      <w:r w:rsidRPr="00083D35">
        <w:rPr>
          <w:highlight w:val="green"/>
        </w:rPr>
        <w:t>In questo caso l'azienda deve:</w:t>
      </w:r>
    </w:p>
    <w:p w14:paraId="506DE403" w14:textId="77777777" w:rsidR="00083D35" w:rsidRPr="00083D35" w:rsidRDefault="00083D35" w:rsidP="00083D35">
      <w:pPr>
        <w:numPr>
          <w:ilvl w:val="0"/>
          <w:numId w:val="39"/>
        </w:numPr>
        <w:jc w:val="both"/>
        <w:rPr>
          <w:highlight w:val="green"/>
        </w:rPr>
      </w:pPr>
      <w:r w:rsidRPr="00083D35">
        <w:rPr>
          <w:highlight w:val="green"/>
        </w:rPr>
        <w:t xml:space="preserve">eliminare l'esposizione alle sostanze pericolose; </w:t>
      </w:r>
    </w:p>
    <w:p w14:paraId="22D12D38" w14:textId="77777777" w:rsidR="00083D35" w:rsidRPr="00083D35" w:rsidRDefault="00083D35" w:rsidP="00083D35">
      <w:pPr>
        <w:numPr>
          <w:ilvl w:val="0"/>
          <w:numId w:val="39"/>
        </w:numPr>
        <w:jc w:val="both"/>
        <w:rPr>
          <w:highlight w:val="green"/>
        </w:rPr>
      </w:pPr>
      <w:r w:rsidRPr="00083D35">
        <w:rPr>
          <w:highlight w:val="green"/>
        </w:rPr>
        <w:t xml:space="preserve">trasferire la lavoratrice ad altre attività prive di rischio; </w:t>
      </w:r>
    </w:p>
    <w:p w14:paraId="4DC086EC" w14:textId="77777777" w:rsidR="00083D35" w:rsidRPr="00083D35" w:rsidRDefault="00083D35" w:rsidP="00083D35">
      <w:pPr>
        <w:numPr>
          <w:ilvl w:val="0"/>
          <w:numId w:val="39"/>
        </w:numPr>
        <w:jc w:val="both"/>
        <w:rPr>
          <w:highlight w:val="green"/>
        </w:rPr>
      </w:pPr>
      <w:r w:rsidRPr="00083D35">
        <w:rPr>
          <w:highlight w:val="green"/>
        </w:rPr>
        <w:t xml:space="preserve">se il trasferimento non è possibile, richiedere l'astensione anticipata dal lavoro. </w:t>
      </w:r>
    </w:p>
    <w:p w14:paraId="31B52A39" w14:textId="77777777" w:rsidR="00083D35" w:rsidRPr="00083D35" w:rsidRDefault="00083D35" w:rsidP="00083D35">
      <w:pPr>
        <w:jc w:val="both"/>
        <w:rPr>
          <w:highlight w:val="green"/>
        </w:rPr>
      </w:pPr>
    </w:p>
    <w:p w14:paraId="6E04F3CF" w14:textId="50D5B608" w:rsidR="00083D35" w:rsidRPr="00083D35" w:rsidRDefault="00083D35" w:rsidP="00083D35">
      <w:pPr>
        <w:jc w:val="both"/>
      </w:pPr>
      <w:r w:rsidRPr="00083D35">
        <w:rPr>
          <w:highlight w:val="green"/>
        </w:rPr>
        <w:t>Questi esempi mostrano come la tutela della lavoratrice in gravidanza non si limiti a un divieto generico, ma richieda una specifica valutazione dei rischi e l'adozione di misure concrete per garantire la sicurezza della madre e del bambino.</w:t>
      </w:r>
    </w:p>
    <w:p w14:paraId="707317E9" w14:textId="77777777" w:rsidR="00083D35" w:rsidRDefault="00083D35"/>
    <w:p w14:paraId="7F7EF77B" w14:textId="77777777" w:rsidR="00083D35" w:rsidRDefault="00083D35"/>
    <w:p w14:paraId="7AB068BA" w14:textId="77777777" w:rsidR="00083D35" w:rsidRDefault="00083D35">
      <w:r w:rsidRPr="00083D35">
        <w:rPr>
          <w:b/>
          <w:bCs/>
          <w:highlight w:val="green"/>
          <w:u w:val="single"/>
        </w:rPr>
        <w:t>Lavoro notturno</w:t>
      </w:r>
      <w:r>
        <w:t xml:space="preserve"> </w:t>
      </w:r>
    </w:p>
    <w:p w14:paraId="0C46DB66" w14:textId="7E463217" w:rsidR="00083D35" w:rsidRPr="004C4AC4" w:rsidRDefault="00083D35" w:rsidP="00083D35">
      <w:pPr>
        <w:jc w:val="both"/>
        <w:rPr>
          <w:highlight w:val="green"/>
        </w:rPr>
      </w:pPr>
      <w:r w:rsidRPr="004C4AC4">
        <w:rPr>
          <w:highlight w:val="green"/>
        </w:rPr>
        <w:t xml:space="preserve">Il lavoro notturno costituisce un fattore di rischio che deve essere attentamente valutato dal datore di lavoro nell'ambito della valutazione dei rischi aziendale, ai sensi dell'art. 28 del </w:t>
      </w:r>
      <w:r w:rsidR="004C4AC4" w:rsidRPr="004C4AC4">
        <w:rPr>
          <w:highlight w:val="green"/>
        </w:rPr>
        <w:t>D.lgs.</w:t>
      </w:r>
      <w:r w:rsidRPr="004C4AC4">
        <w:rPr>
          <w:highlight w:val="green"/>
        </w:rPr>
        <w:t xml:space="preserve"> 81/2008. Lo svolgimento dell'attività lavorativa durante le ore normalmente destinate al riposo può infatti determinare effetti significativi sulla salute e sulla sicurezza dei lavoratori.</w:t>
      </w:r>
    </w:p>
    <w:p w14:paraId="155B97F9" w14:textId="77777777" w:rsidR="00083D35" w:rsidRPr="004C4AC4" w:rsidRDefault="00083D35" w:rsidP="00083D35">
      <w:pPr>
        <w:jc w:val="both"/>
        <w:rPr>
          <w:highlight w:val="green"/>
        </w:rPr>
      </w:pPr>
      <w:r w:rsidRPr="004C4AC4">
        <w:rPr>
          <w:highlight w:val="green"/>
        </w:rPr>
        <w:t>L'alterazione dei ritmi biologici e del ciclo sonno-veglia può causare affaticamento fisico e mentale, riduzione della concentrazione, diminuzione della vigilanza e rallentamento dei tempi di reazione. Tali condizioni possono aumentare la probabilità di errori operativi, incidenti e infortuni, soprattutto nelle attività che richiedono elevati livelli di attenzione, nell'utilizzo di macchinari, nella guida di veicoli o nello svolgimento di mansioni particolarmente complesse.</w:t>
      </w:r>
    </w:p>
    <w:p w14:paraId="75E1DC9B" w14:textId="77777777" w:rsidR="00083D35" w:rsidRPr="004C4AC4" w:rsidRDefault="00083D35" w:rsidP="00083D35">
      <w:pPr>
        <w:jc w:val="both"/>
        <w:rPr>
          <w:highlight w:val="green"/>
        </w:rPr>
      </w:pPr>
      <w:r w:rsidRPr="004C4AC4">
        <w:rPr>
          <w:highlight w:val="green"/>
        </w:rPr>
        <w:t>Oltre agli effetti immediati sulla sicurezza, l'esposizione prolungata al lavoro notturno può incidere negativamente sullo stato di salute del lavoratore, favorendo l'insorgenza di disturbi del sonno, stress, problemi cardiovascolari, alterazioni metaboliche e difficoltà nella conciliazione tra vita lavorativa e vita privata. Per tali motivi la normativa prevede specifiche misure di tutela, tra cui la sorveglianza sanitaria periodica, finalizzata a verificare l'idoneità del lavoratore allo svolgimento di attività notturne e a individuare precocemente eventuali effetti negativi sulla salute.</w:t>
      </w:r>
    </w:p>
    <w:p w14:paraId="74D92C81" w14:textId="77777777" w:rsidR="00083D35" w:rsidRPr="004C4AC4" w:rsidRDefault="00083D35" w:rsidP="00083D35">
      <w:pPr>
        <w:jc w:val="both"/>
        <w:rPr>
          <w:highlight w:val="green"/>
        </w:rPr>
      </w:pPr>
      <w:r w:rsidRPr="004C4AC4">
        <w:rPr>
          <w:highlight w:val="green"/>
        </w:rPr>
        <w:t>La valutazione del rischio deve quindi tenere conto non solo delle caratteristiche dell'attività svolta, ma anche dell'organizzazione dei turni, della durata dell'esposizione, delle condizioni ambientali di lavoro e delle caratteristiche individuali dei lavoratori, al fine di adottare adeguate misure preventive e protettive.</w:t>
      </w:r>
    </w:p>
    <w:p w14:paraId="0DD4B038" w14:textId="77777777" w:rsidR="004C4AC4" w:rsidRPr="004C4AC4" w:rsidRDefault="004C4AC4" w:rsidP="00083D35">
      <w:pPr>
        <w:jc w:val="both"/>
        <w:rPr>
          <w:highlight w:val="green"/>
        </w:rPr>
      </w:pPr>
    </w:p>
    <w:p w14:paraId="4A5DCB30" w14:textId="77777777" w:rsidR="004C4AC4" w:rsidRPr="004C4AC4" w:rsidRDefault="004C4AC4" w:rsidP="004C4AC4">
      <w:pPr>
        <w:jc w:val="both"/>
        <w:rPr>
          <w:b/>
          <w:bCs/>
          <w:highlight w:val="green"/>
        </w:rPr>
      </w:pPr>
      <w:r w:rsidRPr="004C4AC4">
        <w:rPr>
          <w:b/>
          <w:bCs/>
          <w:highlight w:val="green"/>
        </w:rPr>
        <w:t>Esempio pratico: operatore in azienda manifatturiera</w:t>
      </w:r>
    </w:p>
    <w:p w14:paraId="0B48D1C6" w14:textId="77777777" w:rsidR="004C4AC4" w:rsidRPr="004C4AC4" w:rsidRDefault="004C4AC4" w:rsidP="004C4AC4">
      <w:pPr>
        <w:jc w:val="both"/>
        <w:rPr>
          <w:highlight w:val="green"/>
        </w:rPr>
      </w:pPr>
      <w:r w:rsidRPr="004C4AC4">
        <w:rPr>
          <w:highlight w:val="green"/>
        </w:rPr>
        <w:t>Un lavoratore è impiegato in uno stabilimento produttivo organizzato su tre turni, compreso il turno notturno dalle 22:00 alle 6:00. Le sue mansioni prevedono il controllo di macchinari automatici e interventi in caso di anomalie.</w:t>
      </w:r>
    </w:p>
    <w:p w14:paraId="03A44A89" w14:textId="77777777" w:rsidR="004C4AC4" w:rsidRPr="004C4AC4" w:rsidRDefault="004C4AC4" w:rsidP="004C4AC4">
      <w:pPr>
        <w:jc w:val="both"/>
        <w:rPr>
          <w:highlight w:val="green"/>
        </w:rPr>
      </w:pPr>
      <w:r w:rsidRPr="004C4AC4">
        <w:rPr>
          <w:highlight w:val="green"/>
        </w:rPr>
        <w:t>Nella valutazione dei rischi il datore di lavoro deve considerare:</w:t>
      </w:r>
    </w:p>
    <w:p w14:paraId="50CC26AF" w14:textId="77777777" w:rsidR="004C4AC4" w:rsidRPr="004C4AC4" w:rsidRDefault="004C4AC4" w:rsidP="004C4AC4">
      <w:pPr>
        <w:numPr>
          <w:ilvl w:val="0"/>
          <w:numId w:val="40"/>
        </w:numPr>
        <w:jc w:val="both"/>
        <w:rPr>
          <w:highlight w:val="green"/>
        </w:rPr>
      </w:pPr>
      <w:r w:rsidRPr="004C4AC4">
        <w:rPr>
          <w:highlight w:val="green"/>
        </w:rPr>
        <w:t xml:space="preserve">il maggiore affaticamento dovuto al lavoro in orario notturno; </w:t>
      </w:r>
    </w:p>
    <w:p w14:paraId="42F4FB43" w14:textId="77777777" w:rsidR="004C4AC4" w:rsidRPr="004C4AC4" w:rsidRDefault="004C4AC4" w:rsidP="004C4AC4">
      <w:pPr>
        <w:numPr>
          <w:ilvl w:val="0"/>
          <w:numId w:val="40"/>
        </w:numPr>
        <w:jc w:val="both"/>
        <w:rPr>
          <w:highlight w:val="green"/>
        </w:rPr>
      </w:pPr>
      <w:r w:rsidRPr="004C4AC4">
        <w:rPr>
          <w:highlight w:val="green"/>
        </w:rPr>
        <w:t xml:space="preserve">la diminuzione della vigilanza e dei tempi di reazione nelle ore più critiche della notte; </w:t>
      </w:r>
    </w:p>
    <w:p w14:paraId="4B582490" w14:textId="77777777" w:rsidR="004C4AC4" w:rsidRPr="004C4AC4" w:rsidRDefault="004C4AC4" w:rsidP="004C4AC4">
      <w:pPr>
        <w:numPr>
          <w:ilvl w:val="0"/>
          <w:numId w:val="40"/>
        </w:numPr>
        <w:jc w:val="both"/>
        <w:rPr>
          <w:highlight w:val="green"/>
        </w:rPr>
      </w:pPr>
      <w:r w:rsidRPr="004C4AC4">
        <w:rPr>
          <w:highlight w:val="green"/>
        </w:rPr>
        <w:t xml:space="preserve">il rischio di errori operativi durante l'utilizzo di macchine e attrezzature; </w:t>
      </w:r>
    </w:p>
    <w:p w14:paraId="0F7F7F62" w14:textId="77777777" w:rsidR="004C4AC4" w:rsidRPr="004C4AC4" w:rsidRDefault="004C4AC4" w:rsidP="004C4AC4">
      <w:pPr>
        <w:numPr>
          <w:ilvl w:val="0"/>
          <w:numId w:val="40"/>
        </w:numPr>
        <w:jc w:val="both"/>
        <w:rPr>
          <w:highlight w:val="green"/>
        </w:rPr>
      </w:pPr>
      <w:r w:rsidRPr="004C4AC4">
        <w:rPr>
          <w:highlight w:val="green"/>
        </w:rPr>
        <w:t xml:space="preserve">l'impatto sulla salute derivante dall'esposizione prolungata ai turni notturni. </w:t>
      </w:r>
    </w:p>
    <w:p w14:paraId="294688A0" w14:textId="77777777" w:rsidR="004C4AC4" w:rsidRPr="004C4AC4" w:rsidRDefault="004C4AC4" w:rsidP="004C4AC4">
      <w:pPr>
        <w:jc w:val="both"/>
        <w:rPr>
          <w:highlight w:val="green"/>
        </w:rPr>
      </w:pPr>
      <w:r w:rsidRPr="004C4AC4">
        <w:rPr>
          <w:highlight w:val="green"/>
        </w:rPr>
        <w:t>Per ridurre tali rischi l'azienda può adottare diverse misure:</w:t>
      </w:r>
    </w:p>
    <w:p w14:paraId="11F43A8B" w14:textId="77777777" w:rsidR="004C4AC4" w:rsidRPr="004C4AC4" w:rsidRDefault="004C4AC4" w:rsidP="004C4AC4">
      <w:pPr>
        <w:numPr>
          <w:ilvl w:val="0"/>
          <w:numId w:val="41"/>
        </w:numPr>
        <w:jc w:val="both"/>
        <w:rPr>
          <w:highlight w:val="green"/>
        </w:rPr>
      </w:pPr>
      <w:r w:rsidRPr="004C4AC4">
        <w:rPr>
          <w:highlight w:val="green"/>
        </w:rPr>
        <w:t xml:space="preserve">programmare pause adeguate durante il turno; </w:t>
      </w:r>
    </w:p>
    <w:p w14:paraId="6176A6DC" w14:textId="77777777" w:rsidR="004C4AC4" w:rsidRPr="004C4AC4" w:rsidRDefault="004C4AC4" w:rsidP="004C4AC4">
      <w:pPr>
        <w:numPr>
          <w:ilvl w:val="0"/>
          <w:numId w:val="41"/>
        </w:numPr>
        <w:jc w:val="both"/>
        <w:rPr>
          <w:highlight w:val="green"/>
        </w:rPr>
      </w:pPr>
      <w:r w:rsidRPr="004C4AC4">
        <w:rPr>
          <w:highlight w:val="green"/>
        </w:rPr>
        <w:t xml:space="preserve">organizzare una corretta rotazione dei turni; </w:t>
      </w:r>
    </w:p>
    <w:p w14:paraId="1FEC20E3" w14:textId="77777777" w:rsidR="004C4AC4" w:rsidRPr="004C4AC4" w:rsidRDefault="004C4AC4" w:rsidP="004C4AC4">
      <w:pPr>
        <w:numPr>
          <w:ilvl w:val="0"/>
          <w:numId w:val="41"/>
        </w:numPr>
        <w:jc w:val="both"/>
        <w:rPr>
          <w:highlight w:val="green"/>
        </w:rPr>
      </w:pPr>
      <w:r w:rsidRPr="004C4AC4">
        <w:rPr>
          <w:highlight w:val="green"/>
        </w:rPr>
        <w:t xml:space="preserve">garantire un'illuminazione adeguata degli ambienti di lavoro; </w:t>
      </w:r>
    </w:p>
    <w:p w14:paraId="40B66B92" w14:textId="77777777" w:rsidR="004C4AC4" w:rsidRPr="004C4AC4" w:rsidRDefault="004C4AC4" w:rsidP="004C4AC4">
      <w:pPr>
        <w:numPr>
          <w:ilvl w:val="0"/>
          <w:numId w:val="41"/>
        </w:numPr>
        <w:jc w:val="both"/>
        <w:rPr>
          <w:highlight w:val="green"/>
        </w:rPr>
      </w:pPr>
      <w:r w:rsidRPr="004C4AC4">
        <w:rPr>
          <w:highlight w:val="green"/>
        </w:rPr>
        <w:t xml:space="preserve">limitare il numero di notti consecutive lavorate; </w:t>
      </w:r>
    </w:p>
    <w:p w14:paraId="444D9F0C" w14:textId="77777777" w:rsidR="004C4AC4" w:rsidRPr="004C4AC4" w:rsidRDefault="004C4AC4" w:rsidP="004C4AC4">
      <w:pPr>
        <w:numPr>
          <w:ilvl w:val="0"/>
          <w:numId w:val="41"/>
        </w:numPr>
        <w:jc w:val="both"/>
        <w:rPr>
          <w:highlight w:val="green"/>
        </w:rPr>
      </w:pPr>
      <w:r w:rsidRPr="004C4AC4">
        <w:rPr>
          <w:highlight w:val="green"/>
        </w:rPr>
        <w:t>sottoporre i lavoratori a sorveglianza sanitaria periodica.</w:t>
      </w:r>
    </w:p>
    <w:p w14:paraId="3149A857" w14:textId="337901FA" w:rsidR="004C4AC4" w:rsidRPr="004C4AC4" w:rsidRDefault="004C4AC4" w:rsidP="004C4AC4">
      <w:pPr>
        <w:ind w:left="720"/>
        <w:jc w:val="both"/>
        <w:rPr>
          <w:highlight w:val="green"/>
        </w:rPr>
      </w:pPr>
      <w:r w:rsidRPr="004C4AC4">
        <w:rPr>
          <w:highlight w:val="green"/>
        </w:rPr>
        <w:t xml:space="preserve"> </w:t>
      </w:r>
    </w:p>
    <w:p w14:paraId="71CBE573" w14:textId="77777777" w:rsidR="004C4AC4" w:rsidRPr="004C4AC4" w:rsidRDefault="004C4AC4" w:rsidP="004C4AC4">
      <w:pPr>
        <w:jc w:val="both"/>
        <w:rPr>
          <w:b/>
          <w:bCs/>
          <w:highlight w:val="green"/>
        </w:rPr>
      </w:pPr>
      <w:r w:rsidRPr="004C4AC4">
        <w:rPr>
          <w:b/>
          <w:bCs/>
          <w:highlight w:val="green"/>
        </w:rPr>
        <w:t>Esempio pratico: addetto alla vigilanza</w:t>
      </w:r>
    </w:p>
    <w:p w14:paraId="362E506F" w14:textId="77777777" w:rsidR="004C4AC4" w:rsidRPr="004C4AC4" w:rsidRDefault="004C4AC4" w:rsidP="004C4AC4">
      <w:pPr>
        <w:jc w:val="both"/>
        <w:rPr>
          <w:highlight w:val="green"/>
        </w:rPr>
      </w:pPr>
      <w:r w:rsidRPr="004C4AC4">
        <w:rPr>
          <w:highlight w:val="green"/>
        </w:rPr>
        <w:t>Un addetto alla vigilanza presta servizio esclusivamente in orario notturno presso un complesso industriale. Durante il turno svolge attività di controllo e ronde periodiche.</w:t>
      </w:r>
    </w:p>
    <w:p w14:paraId="29D07C48" w14:textId="77777777" w:rsidR="004C4AC4" w:rsidRPr="004C4AC4" w:rsidRDefault="004C4AC4" w:rsidP="004C4AC4">
      <w:pPr>
        <w:jc w:val="both"/>
        <w:rPr>
          <w:highlight w:val="green"/>
        </w:rPr>
      </w:pPr>
      <w:r w:rsidRPr="004C4AC4">
        <w:rPr>
          <w:highlight w:val="green"/>
        </w:rPr>
        <w:t>In questo caso il datore di lavoro deve valutare:</w:t>
      </w:r>
    </w:p>
    <w:p w14:paraId="3E3C9459" w14:textId="77777777" w:rsidR="004C4AC4" w:rsidRPr="004C4AC4" w:rsidRDefault="004C4AC4" w:rsidP="004C4AC4">
      <w:pPr>
        <w:numPr>
          <w:ilvl w:val="0"/>
          <w:numId w:val="42"/>
        </w:numPr>
        <w:jc w:val="both"/>
        <w:rPr>
          <w:highlight w:val="green"/>
        </w:rPr>
      </w:pPr>
      <w:r w:rsidRPr="004C4AC4">
        <w:rPr>
          <w:highlight w:val="green"/>
        </w:rPr>
        <w:t xml:space="preserve">il rischio derivante dall'isolamento del lavoratore; </w:t>
      </w:r>
    </w:p>
    <w:p w14:paraId="3513EB08" w14:textId="77777777" w:rsidR="004C4AC4" w:rsidRPr="004C4AC4" w:rsidRDefault="004C4AC4" w:rsidP="004C4AC4">
      <w:pPr>
        <w:numPr>
          <w:ilvl w:val="0"/>
          <w:numId w:val="42"/>
        </w:numPr>
        <w:jc w:val="both"/>
        <w:rPr>
          <w:highlight w:val="green"/>
        </w:rPr>
      </w:pPr>
      <w:r w:rsidRPr="004C4AC4">
        <w:rPr>
          <w:highlight w:val="green"/>
        </w:rPr>
        <w:t xml:space="preserve">la stanchezza accumulata durante le ore notturne; </w:t>
      </w:r>
    </w:p>
    <w:p w14:paraId="582C5D6F" w14:textId="77777777" w:rsidR="004C4AC4" w:rsidRPr="004C4AC4" w:rsidRDefault="004C4AC4" w:rsidP="004C4AC4">
      <w:pPr>
        <w:numPr>
          <w:ilvl w:val="0"/>
          <w:numId w:val="42"/>
        </w:numPr>
        <w:jc w:val="both"/>
        <w:rPr>
          <w:highlight w:val="green"/>
        </w:rPr>
      </w:pPr>
      <w:r w:rsidRPr="004C4AC4">
        <w:rPr>
          <w:highlight w:val="green"/>
        </w:rPr>
        <w:lastRenderedPageBreak/>
        <w:t xml:space="preserve">le condizioni di sicurezza durante gli spostamenti e le verifiche effettuate in solitudine. </w:t>
      </w:r>
    </w:p>
    <w:p w14:paraId="390948C3" w14:textId="77777777" w:rsidR="004C4AC4" w:rsidRPr="004C4AC4" w:rsidRDefault="004C4AC4" w:rsidP="004C4AC4">
      <w:pPr>
        <w:jc w:val="both"/>
        <w:rPr>
          <w:highlight w:val="green"/>
        </w:rPr>
      </w:pPr>
      <w:r w:rsidRPr="004C4AC4">
        <w:rPr>
          <w:highlight w:val="green"/>
        </w:rPr>
        <w:t>Tra le misure preventive possono essere previste:</w:t>
      </w:r>
    </w:p>
    <w:p w14:paraId="343927B9" w14:textId="77777777" w:rsidR="004C4AC4" w:rsidRPr="004C4AC4" w:rsidRDefault="004C4AC4" w:rsidP="004C4AC4">
      <w:pPr>
        <w:numPr>
          <w:ilvl w:val="0"/>
          <w:numId w:val="43"/>
        </w:numPr>
        <w:jc w:val="both"/>
        <w:rPr>
          <w:highlight w:val="green"/>
        </w:rPr>
      </w:pPr>
      <w:r w:rsidRPr="004C4AC4">
        <w:rPr>
          <w:highlight w:val="green"/>
        </w:rPr>
        <w:t xml:space="preserve">procedure di comunicazione periodica con la centrale operativa; </w:t>
      </w:r>
    </w:p>
    <w:p w14:paraId="0FB5B79B" w14:textId="77777777" w:rsidR="004C4AC4" w:rsidRPr="004C4AC4" w:rsidRDefault="004C4AC4" w:rsidP="004C4AC4">
      <w:pPr>
        <w:numPr>
          <w:ilvl w:val="0"/>
          <w:numId w:val="43"/>
        </w:numPr>
        <w:jc w:val="both"/>
        <w:rPr>
          <w:highlight w:val="green"/>
        </w:rPr>
      </w:pPr>
      <w:r w:rsidRPr="004C4AC4">
        <w:rPr>
          <w:highlight w:val="green"/>
        </w:rPr>
        <w:t xml:space="preserve">dispositivi di allarme uomo a terra; </w:t>
      </w:r>
    </w:p>
    <w:p w14:paraId="49516F27" w14:textId="77777777" w:rsidR="004C4AC4" w:rsidRPr="004C4AC4" w:rsidRDefault="004C4AC4" w:rsidP="004C4AC4">
      <w:pPr>
        <w:numPr>
          <w:ilvl w:val="0"/>
          <w:numId w:val="43"/>
        </w:numPr>
        <w:jc w:val="both"/>
        <w:rPr>
          <w:highlight w:val="green"/>
        </w:rPr>
      </w:pPr>
      <w:r w:rsidRPr="004C4AC4">
        <w:rPr>
          <w:highlight w:val="green"/>
        </w:rPr>
        <w:t xml:space="preserve">pianificazione dei percorsi di controllo; </w:t>
      </w:r>
    </w:p>
    <w:p w14:paraId="54220DB3" w14:textId="77777777" w:rsidR="004C4AC4" w:rsidRPr="004C4AC4" w:rsidRDefault="004C4AC4" w:rsidP="004C4AC4">
      <w:pPr>
        <w:numPr>
          <w:ilvl w:val="0"/>
          <w:numId w:val="43"/>
        </w:numPr>
        <w:jc w:val="both"/>
        <w:rPr>
          <w:highlight w:val="green"/>
        </w:rPr>
      </w:pPr>
      <w:r w:rsidRPr="004C4AC4">
        <w:rPr>
          <w:highlight w:val="green"/>
        </w:rPr>
        <w:t>formazione specifica sui rischi del lavoro isolato e notturno.</w:t>
      </w:r>
    </w:p>
    <w:p w14:paraId="264B747E" w14:textId="77777777" w:rsidR="004C4AC4" w:rsidRPr="00083D35" w:rsidRDefault="004C4AC4" w:rsidP="00083D35">
      <w:pPr>
        <w:jc w:val="both"/>
      </w:pPr>
    </w:p>
    <w:p w14:paraId="50A814B2" w14:textId="70DB7748" w:rsidR="00D22FCB" w:rsidRDefault="00D22FCB"/>
    <w:p w14:paraId="79BFC774" w14:textId="4D53B37D" w:rsidR="004C4AC4" w:rsidRDefault="004C4AC4">
      <w:pPr>
        <w:rPr>
          <w:b/>
          <w:bCs/>
          <w:highlight w:val="green"/>
          <w:u w:val="single"/>
        </w:rPr>
      </w:pPr>
      <w:r w:rsidRPr="004C4AC4">
        <w:rPr>
          <w:b/>
          <w:bCs/>
          <w:highlight w:val="green"/>
          <w:u w:val="single"/>
        </w:rPr>
        <w:t>Lavoratori minorenni</w:t>
      </w:r>
    </w:p>
    <w:p w14:paraId="50333558" w14:textId="1FE6E840" w:rsidR="00E068C2" w:rsidRPr="00E068C2" w:rsidRDefault="00E068C2" w:rsidP="00E068C2">
      <w:pPr>
        <w:jc w:val="both"/>
        <w:rPr>
          <w:highlight w:val="green"/>
        </w:rPr>
      </w:pPr>
      <w:r w:rsidRPr="00E068C2">
        <w:rPr>
          <w:highlight w:val="green"/>
        </w:rPr>
        <w:t xml:space="preserve">I lavoratori minorenni rappresentano una categoria particolarmente tutelata dalla normativa in materia di salute e sicurezza sul lavoro. La loro giovane età, la limitata esperienza lavorativa e il percorso di crescita fisica e psicologica ancora in corso possono renderli maggiormente esposti ai rischi presenti negli ambienti di lavoro. Per questo motivo, l'art. 28 del </w:t>
      </w:r>
      <w:r w:rsidRPr="00E068C2">
        <w:rPr>
          <w:highlight w:val="green"/>
        </w:rPr>
        <w:t>D.lgs.</w:t>
      </w:r>
      <w:r w:rsidRPr="00E068C2">
        <w:rPr>
          <w:highlight w:val="green"/>
        </w:rPr>
        <w:t xml:space="preserve"> 81/2008 prevede espressamente che la valutazione dei rischi tenga conto delle specifiche condizioni dei lavoratori minorenni.</w:t>
      </w:r>
    </w:p>
    <w:p w14:paraId="57924676" w14:textId="77777777" w:rsidR="00E068C2" w:rsidRPr="00E068C2" w:rsidRDefault="00E068C2" w:rsidP="00E068C2">
      <w:pPr>
        <w:jc w:val="both"/>
        <w:rPr>
          <w:highlight w:val="green"/>
        </w:rPr>
      </w:pPr>
      <w:r w:rsidRPr="00E068C2">
        <w:rPr>
          <w:highlight w:val="green"/>
        </w:rPr>
        <w:t>Il datore di lavoro è tenuto a valutare attentamente le attività che possono essere affidate ai minori, considerando non solo i rischi derivanti dall'utilizzo di attrezzature, macchine o sostanze pericolose, ma anche quelli connessi all'organizzazione del lavoro, ai ritmi produttivi, alla movimentazione dei carichi e all'esposizione ad agenti fisici, chimici e biologici. Particolare attenzione deve essere rivolta alla loro capacità di percepire il pericolo e di adottare comportamenti adeguati nelle situazioni di rischio.</w:t>
      </w:r>
    </w:p>
    <w:p w14:paraId="21A60060" w14:textId="77777777" w:rsidR="00E068C2" w:rsidRPr="00E068C2" w:rsidRDefault="00E068C2" w:rsidP="00E068C2">
      <w:pPr>
        <w:jc w:val="both"/>
        <w:rPr>
          <w:highlight w:val="green"/>
        </w:rPr>
      </w:pPr>
      <w:r w:rsidRPr="00E068C2">
        <w:rPr>
          <w:highlight w:val="green"/>
        </w:rPr>
        <w:t>La normativa prevede inoltre specifiche limitazioni e divieti riguardanti determinate lavorazioni considerate particolarmente pericolose per i minori, salvo alcune eccezioni previste per attività formative o di apprendistato svolte sotto adeguata supervisione. Prima dell'inizio dell'attività lavorativa, il minore deve essere sottoposto a visita medica per accertarne l'idoneità alla mansione e deve ricevere una formazione specifica, adeguata all'età, al livello di esperienza e ai rischi presenti.</w:t>
      </w:r>
    </w:p>
    <w:p w14:paraId="78691EBD" w14:textId="77777777" w:rsidR="00E068C2" w:rsidRDefault="00E068C2" w:rsidP="00E068C2">
      <w:pPr>
        <w:jc w:val="both"/>
        <w:rPr>
          <w:highlight w:val="green"/>
        </w:rPr>
      </w:pPr>
      <w:r w:rsidRPr="00E068C2">
        <w:rPr>
          <w:highlight w:val="green"/>
        </w:rPr>
        <w:t>L'obiettivo di tali tutele è garantire che l'ingresso nel mondo del lavoro avvenga in condizioni di sicurezza, favorendo l'acquisizione di competenze professionali senza compromettere la salute, lo sviluppo psicofisico e il percorso formativo del giovane lavoratore.</w:t>
      </w:r>
    </w:p>
    <w:p w14:paraId="632A2FBD" w14:textId="77777777" w:rsidR="004F40F2" w:rsidRPr="00E068C2" w:rsidRDefault="004F40F2" w:rsidP="00E068C2">
      <w:pPr>
        <w:jc w:val="both"/>
        <w:rPr>
          <w:highlight w:val="green"/>
        </w:rPr>
      </w:pPr>
    </w:p>
    <w:p w14:paraId="73CD3DE1" w14:textId="77777777" w:rsidR="00E068C2" w:rsidRPr="004F40F2" w:rsidRDefault="00E068C2" w:rsidP="00E068C2">
      <w:pPr>
        <w:jc w:val="both"/>
        <w:rPr>
          <w:b/>
          <w:bCs/>
          <w:highlight w:val="green"/>
        </w:rPr>
      </w:pPr>
      <w:r w:rsidRPr="004F40F2">
        <w:rPr>
          <w:b/>
          <w:bCs/>
          <w:highlight w:val="green"/>
        </w:rPr>
        <w:t>Esempio pratico: apprendista in officina meccanica</w:t>
      </w:r>
    </w:p>
    <w:p w14:paraId="23CBDF72" w14:textId="77777777" w:rsidR="00E068C2" w:rsidRPr="00E068C2" w:rsidRDefault="00E068C2" w:rsidP="00E068C2">
      <w:pPr>
        <w:jc w:val="both"/>
        <w:rPr>
          <w:highlight w:val="green"/>
        </w:rPr>
      </w:pPr>
      <w:r w:rsidRPr="00E068C2">
        <w:rPr>
          <w:highlight w:val="green"/>
        </w:rPr>
        <w:t>Un ragazzo di 17 anni viene assunto come apprendista presso un'officina meccanica. Le sue attività comprendono il supporto alle operazioni di manutenzione dei veicoli, la pulizia delle postazioni di lavoro e l'utilizzo di alcuni utensili manuali.</w:t>
      </w:r>
    </w:p>
    <w:p w14:paraId="5F47D1E2" w14:textId="77777777" w:rsidR="00E068C2" w:rsidRPr="00E068C2" w:rsidRDefault="00E068C2" w:rsidP="00E068C2">
      <w:pPr>
        <w:jc w:val="both"/>
        <w:rPr>
          <w:highlight w:val="green"/>
        </w:rPr>
      </w:pPr>
      <w:r w:rsidRPr="00E068C2">
        <w:rPr>
          <w:highlight w:val="green"/>
        </w:rPr>
        <w:t>Nella valutazione dei rischi, il datore di lavoro deve considerare la giovane età e la limitata esperienza del lavoratore. Per questo motivo:</w:t>
      </w:r>
    </w:p>
    <w:p w14:paraId="614BB127" w14:textId="77777777" w:rsidR="00E068C2" w:rsidRPr="00E068C2" w:rsidRDefault="00E068C2" w:rsidP="00E068C2">
      <w:pPr>
        <w:numPr>
          <w:ilvl w:val="0"/>
          <w:numId w:val="44"/>
        </w:numPr>
        <w:jc w:val="both"/>
        <w:rPr>
          <w:highlight w:val="green"/>
        </w:rPr>
      </w:pPr>
      <w:r w:rsidRPr="00E068C2">
        <w:rPr>
          <w:highlight w:val="green"/>
        </w:rPr>
        <w:t xml:space="preserve">deve fornire una formazione specifica sui rischi dell'officina; </w:t>
      </w:r>
    </w:p>
    <w:p w14:paraId="2FD80E25" w14:textId="77777777" w:rsidR="00E068C2" w:rsidRPr="00E068C2" w:rsidRDefault="00E068C2" w:rsidP="00E068C2">
      <w:pPr>
        <w:numPr>
          <w:ilvl w:val="0"/>
          <w:numId w:val="44"/>
        </w:numPr>
        <w:jc w:val="both"/>
        <w:rPr>
          <w:highlight w:val="green"/>
        </w:rPr>
      </w:pPr>
      <w:r w:rsidRPr="00E068C2">
        <w:rPr>
          <w:highlight w:val="green"/>
        </w:rPr>
        <w:t xml:space="preserve">deve garantire la costante supervisione da parte di personale esperto; </w:t>
      </w:r>
    </w:p>
    <w:p w14:paraId="0EA36747" w14:textId="77777777" w:rsidR="00E068C2" w:rsidRPr="00E068C2" w:rsidRDefault="00E068C2" w:rsidP="00E068C2">
      <w:pPr>
        <w:numPr>
          <w:ilvl w:val="0"/>
          <w:numId w:val="44"/>
        </w:numPr>
        <w:jc w:val="both"/>
        <w:rPr>
          <w:highlight w:val="green"/>
        </w:rPr>
      </w:pPr>
      <w:r w:rsidRPr="00E068C2">
        <w:rPr>
          <w:highlight w:val="green"/>
        </w:rPr>
        <w:t xml:space="preserve">non può affidargli attività particolarmente pericolose o per le quali non abbia ricevuto adeguato addestramento; </w:t>
      </w:r>
    </w:p>
    <w:p w14:paraId="2DBDCD5C" w14:textId="77777777" w:rsidR="00E068C2" w:rsidRPr="00E068C2" w:rsidRDefault="00E068C2" w:rsidP="00E068C2">
      <w:pPr>
        <w:numPr>
          <w:ilvl w:val="0"/>
          <w:numId w:val="44"/>
        </w:numPr>
        <w:jc w:val="both"/>
        <w:rPr>
          <w:highlight w:val="green"/>
        </w:rPr>
      </w:pPr>
      <w:r w:rsidRPr="00E068C2">
        <w:rPr>
          <w:highlight w:val="green"/>
        </w:rPr>
        <w:t xml:space="preserve">deve assicurarsi che utilizzi correttamente i DPI previsti. </w:t>
      </w:r>
    </w:p>
    <w:p w14:paraId="657C0F99" w14:textId="77777777" w:rsidR="00E068C2" w:rsidRDefault="00E068C2" w:rsidP="00E068C2">
      <w:pPr>
        <w:jc w:val="both"/>
        <w:rPr>
          <w:highlight w:val="green"/>
        </w:rPr>
      </w:pPr>
      <w:r w:rsidRPr="00E068C2">
        <w:rPr>
          <w:highlight w:val="green"/>
        </w:rPr>
        <w:t>L'apprendista potrà progressivamente acquisire competenze operative, ma sempre nell'ambito di un percorso formativo controllato e compatibile con le limitazioni previste dalla normativa.</w:t>
      </w:r>
    </w:p>
    <w:p w14:paraId="276C034E" w14:textId="77777777" w:rsidR="004F40F2" w:rsidRPr="00E068C2" w:rsidRDefault="004F40F2" w:rsidP="00E068C2">
      <w:pPr>
        <w:jc w:val="both"/>
        <w:rPr>
          <w:highlight w:val="green"/>
        </w:rPr>
      </w:pPr>
    </w:p>
    <w:p w14:paraId="636F3DDE" w14:textId="77777777" w:rsidR="00E068C2" w:rsidRPr="004F40F2" w:rsidRDefault="00E068C2" w:rsidP="00E068C2">
      <w:pPr>
        <w:jc w:val="both"/>
        <w:rPr>
          <w:b/>
          <w:bCs/>
          <w:highlight w:val="green"/>
        </w:rPr>
      </w:pPr>
      <w:r w:rsidRPr="004F40F2">
        <w:rPr>
          <w:b/>
          <w:bCs/>
          <w:highlight w:val="green"/>
        </w:rPr>
        <w:t>Esempio pratico: studente in percorso PCTO</w:t>
      </w:r>
    </w:p>
    <w:p w14:paraId="3DA54CF5" w14:textId="77777777" w:rsidR="00E068C2" w:rsidRPr="00E068C2" w:rsidRDefault="00E068C2" w:rsidP="00E068C2">
      <w:pPr>
        <w:jc w:val="both"/>
        <w:rPr>
          <w:highlight w:val="green"/>
        </w:rPr>
      </w:pPr>
      <w:r w:rsidRPr="00E068C2">
        <w:rPr>
          <w:highlight w:val="green"/>
        </w:rPr>
        <w:t>Uno studente di 16 anni svolge un periodo di formazione presso un'azienda nell'ambito dei Percorsi per le Competenze Trasversali e per l'Orientamento (PCTO).</w:t>
      </w:r>
    </w:p>
    <w:p w14:paraId="09862EA5" w14:textId="77777777" w:rsidR="00E068C2" w:rsidRPr="00E068C2" w:rsidRDefault="00E068C2" w:rsidP="00E068C2">
      <w:pPr>
        <w:jc w:val="both"/>
        <w:rPr>
          <w:highlight w:val="green"/>
        </w:rPr>
      </w:pPr>
      <w:r w:rsidRPr="00E068C2">
        <w:rPr>
          <w:highlight w:val="green"/>
        </w:rPr>
        <w:t>Prima dell'inizio dell'attività, l'azienda deve:</w:t>
      </w:r>
    </w:p>
    <w:p w14:paraId="7BB82909" w14:textId="77777777" w:rsidR="00E068C2" w:rsidRPr="00E068C2" w:rsidRDefault="00E068C2" w:rsidP="00E068C2">
      <w:pPr>
        <w:numPr>
          <w:ilvl w:val="0"/>
          <w:numId w:val="45"/>
        </w:numPr>
        <w:jc w:val="both"/>
        <w:rPr>
          <w:highlight w:val="green"/>
        </w:rPr>
      </w:pPr>
      <w:r w:rsidRPr="00E068C2">
        <w:rPr>
          <w:highlight w:val="green"/>
        </w:rPr>
        <w:t xml:space="preserve">valutare i rischi specifici delle mansioni che verranno svolte; </w:t>
      </w:r>
    </w:p>
    <w:p w14:paraId="630B27D7" w14:textId="77777777" w:rsidR="00E068C2" w:rsidRPr="00E068C2" w:rsidRDefault="00E068C2" w:rsidP="00E068C2">
      <w:pPr>
        <w:numPr>
          <w:ilvl w:val="0"/>
          <w:numId w:val="45"/>
        </w:numPr>
        <w:jc w:val="both"/>
        <w:rPr>
          <w:highlight w:val="green"/>
        </w:rPr>
      </w:pPr>
      <w:r w:rsidRPr="00E068C2">
        <w:rPr>
          <w:highlight w:val="green"/>
        </w:rPr>
        <w:t xml:space="preserve">informare e formare lo studente sui rischi presenti; </w:t>
      </w:r>
    </w:p>
    <w:p w14:paraId="3E0460C3" w14:textId="77777777" w:rsidR="00E068C2" w:rsidRPr="00E068C2" w:rsidRDefault="00E068C2" w:rsidP="00E068C2">
      <w:pPr>
        <w:numPr>
          <w:ilvl w:val="0"/>
          <w:numId w:val="45"/>
        </w:numPr>
        <w:jc w:val="both"/>
        <w:rPr>
          <w:highlight w:val="green"/>
        </w:rPr>
      </w:pPr>
      <w:r w:rsidRPr="00E068C2">
        <w:rPr>
          <w:highlight w:val="green"/>
        </w:rPr>
        <w:t xml:space="preserve">individuare un tutor aziendale che lo segua durante l'esperienza; </w:t>
      </w:r>
    </w:p>
    <w:p w14:paraId="4900E3C5" w14:textId="77777777" w:rsidR="00E068C2" w:rsidRPr="00E068C2" w:rsidRDefault="00E068C2" w:rsidP="00E068C2">
      <w:pPr>
        <w:numPr>
          <w:ilvl w:val="0"/>
          <w:numId w:val="45"/>
        </w:numPr>
        <w:jc w:val="both"/>
        <w:rPr>
          <w:highlight w:val="green"/>
        </w:rPr>
      </w:pPr>
      <w:r w:rsidRPr="00E068C2">
        <w:rPr>
          <w:highlight w:val="green"/>
        </w:rPr>
        <w:t xml:space="preserve">escluderlo dalle lavorazioni vietate ai minori. </w:t>
      </w:r>
    </w:p>
    <w:p w14:paraId="422EC89E" w14:textId="77777777" w:rsidR="00E068C2" w:rsidRPr="00E068C2" w:rsidRDefault="00E068C2" w:rsidP="00E068C2">
      <w:pPr>
        <w:jc w:val="both"/>
        <w:rPr>
          <w:highlight w:val="green"/>
        </w:rPr>
      </w:pPr>
      <w:r w:rsidRPr="00E068C2">
        <w:rPr>
          <w:highlight w:val="green"/>
        </w:rPr>
        <w:t>In questo modo l'esperienza formativa può svolgersi in sicurezza, consentendo allo studente di conoscere il contesto lavorativo senza essere esposto a rischi incompatibili con la sua età e con il suo livello di preparazione.</w:t>
      </w:r>
    </w:p>
    <w:p w14:paraId="21265C33" w14:textId="77777777" w:rsidR="00E068C2" w:rsidRDefault="00E068C2">
      <w:pPr>
        <w:rPr>
          <w:b/>
          <w:bCs/>
          <w:highlight w:val="green"/>
          <w:u w:val="single"/>
        </w:rPr>
      </w:pPr>
    </w:p>
    <w:p w14:paraId="762EADA4" w14:textId="77777777" w:rsidR="00E068C2" w:rsidRPr="004C4AC4" w:rsidRDefault="00E068C2">
      <w:pPr>
        <w:rPr>
          <w:b/>
          <w:bCs/>
          <w:highlight w:val="green"/>
          <w:u w:val="single"/>
        </w:rPr>
      </w:pPr>
    </w:p>
    <w:p w14:paraId="5B2ED87A" w14:textId="77777777" w:rsidR="00D22FCB" w:rsidRDefault="00000000">
      <w:pPr>
        <w:pStyle w:val="Titolo1"/>
      </w:pPr>
      <w:r>
        <w:t>6. Riepilogo Fonti Madre e URL</w:t>
      </w:r>
    </w:p>
    <w:p w14:paraId="2F33A061" w14:textId="77777777" w:rsidR="00D22FCB" w:rsidRDefault="00D22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22FCB" w14:paraId="44417CCC" w14:textId="77777777">
        <w:trPr>
          <w:tblHeader/>
        </w:trPr>
        <w:tc>
          <w:tcPr>
            <w:tcW w:w="24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6A9C7DD4" w14:textId="77777777" w:rsidR="00D22FCB" w:rsidRDefault="00000000">
            <w:r>
              <w:rPr>
                <w:b/>
                <w:bCs/>
                <w:color w:val="FFFFFF"/>
                <w:sz w:val="18"/>
                <w:szCs w:val="18"/>
              </w:rPr>
              <w:t>Fonte</w:t>
            </w:r>
          </w:p>
        </w:tc>
        <w:tc>
          <w:tcPr>
            <w:tcW w:w="320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109430FE" w14:textId="77777777" w:rsidR="00D22FCB" w:rsidRDefault="00000000">
            <w:r>
              <w:rPr>
                <w:b/>
                <w:bCs/>
                <w:color w:val="FFFFFF"/>
                <w:sz w:val="18"/>
                <w:szCs w:val="18"/>
              </w:rPr>
              <w:t>A cosa serve</w:t>
            </w:r>
          </w:p>
        </w:tc>
        <w:tc>
          <w:tcPr>
            <w:tcW w:w="3760" w:type="dxa"/>
            <w:tcBorders>
              <w:top w:val="single" w:sz="1" w:space="0" w:color="2E4699"/>
              <w:left w:val="single" w:sz="1" w:space="0" w:color="2E4699"/>
              <w:bottom w:val="single" w:sz="1" w:space="0" w:color="2E4699"/>
              <w:right w:val="single" w:sz="1" w:space="0" w:color="2E4699"/>
            </w:tcBorders>
            <w:shd w:val="clear" w:color="auto" w:fill="2E4699"/>
            <w:tcMar>
              <w:top w:w="80" w:type="dxa"/>
              <w:left w:w="100" w:type="dxa"/>
              <w:bottom w:w="80" w:type="dxa"/>
              <w:right w:w="100" w:type="dxa"/>
            </w:tcMar>
          </w:tcPr>
          <w:p w14:paraId="2028473C" w14:textId="77777777" w:rsidR="00D22FCB" w:rsidRDefault="00000000">
            <w:r>
              <w:rPr>
                <w:b/>
                <w:bCs/>
                <w:color w:val="FFFFFF"/>
                <w:sz w:val="18"/>
                <w:szCs w:val="18"/>
              </w:rPr>
              <w:t>URL</w:t>
            </w:r>
          </w:p>
        </w:tc>
      </w:tr>
      <w:tr w:rsidR="00D22FCB" w14:paraId="1CF0D1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1F5D7A33" w14:textId="77777777" w:rsidR="00D22FCB" w:rsidRDefault="00000000">
            <w:proofErr w:type="spellStart"/>
            <w:r>
              <w:rPr>
                <w:sz w:val="18"/>
                <w:szCs w:val="18"/>
              </w:rPr>
              <w:t>Normattiva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5B311" w14:textId="77777777" w:rsidR="00D22FCB" w:rsidRDefault="00000000">
            <w:r>
              <w:rPr>
                <w:sz w:val="18"/>
                <w:szCs w:val="18"/>
              </w:rPr>
              <w:t xml:space="preserve">Testo consolidato vigente di </w:t>
            </w:r>
            <w:proofErr w:type="spellStart"/>
            <w:r>
              <w:rPr>
                <w:sz w:val="18"/>
                <w:szCs w:val="18"/>
              </w:rPr>
              <w:t>D.Lgs.</w:t>
            </w:r>
            <w:proofErr w:type="spellEnd"/>
            <w:r>
              <w:rPr>
                <w:sz w:val="18"/>
                <w:szCs w:val="18"/>
              </w:rPr>
              <w:t xml:space="preserve"> 81/08, </w:t>
            </w:r>
            <w:proofErr w:type="spellStart"/>
            <w:r>
              <w:rPr>
                <w:sz w:val="18"/>
                <w:szCs w:val="18"/>
              </w:rPr>
              <w:t>D.Lgs.</w:t>
            </w:r>
            <w:proofErr w:type="spellEnd"/>
            <w:r>
              <w:rPr>
                <w:sz w:val="18"/>
                <w:szCs w:val="18"/>
              </w:rPr>
              <w:t xml:space="preserve"> 231/2001, </w:t>
            </w:r>
            <w:proofErr w:type="spellStart"/>
            <w:r>
              <w:rPr>
                <w:sz w:val="18"/>
                <w:szCs w:val="18"/>
              </w:rPr>
              <w:t>D.Lgs.</w:t>
            </w:r>
            <w:proofErr w:type="spellEnd"/>
            <w:r>
              <w:rPr>
                <w:sz w:val="18"/>
                <w:szCs w:val="18"/>
              </w:rPr>
              <w:t xml:space="preserve"> 151/2001, DPR 177/2011, </w:t>
            </w:r>
            <w:proofErr w:type="spellStart"/>
            <w:r>
              <w:rPr>
                <w:sz w:val="18"/>
                <w:szCs w:val="18"/>
              </w:rPr>
              <w:t>D.Lgs.</w:t>
            </w:r>
            <w:proofErr w:type="spellEnd"/>
            <w:r>
              <w:rPr>
                <w:sz w:val="18"/>
                <w:szCs w:val="18"/>
              </w:rPr>
              <w:t xml:space="preserve"> 66/2003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38A64" w14:textId="77777777" w:rsidR="00D22FCB" w:rsidRDefault="00000000">
            <w:r>
              <w:rPr>
                <w:sz w:val="18"/>
                <w:szCs w:val="18"/>
              </w:rPr>
              <w:t>normattiva.it</w:t>
            </w:r>
          </w:p>
        </w:tc>
      </w:tr>
      <w:tr w:rsidR="00D22FCB" w14:paraId="74F54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5D9F3E27" w14:textId="77777777" w:rsidR="00D22FCB" w:rsidRDefault="00000000">
            <w:r>
              <w:rPr>
                <w:sz w:val="18"/>
                <w:szCs w:val="18"/>
              </w:rPr>
              <w:t>INAIL – Conoscere il rischio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04C2A" w14:textId="77777777" w:rsidR="00D22FCB" w:rsidRDefault="00000000">
            <w:r>
              <w:rPr>
                <w:sz w:val="18"/>
                <w:szCs w:val="18"/>
              </w:rPr>
              <w:t>Schede tecniche per singolo fattore di rischio (chimico, cancerogeni, amianto, rumore, vibrazioni, ROA, biologico, MMC, ATEX…)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6B39D" w14:textId="77777777" w:rsidR="00D22FCB" w:rsidRDefault="00000000">
            <w:r>
              <w:rPr>
                <w:sz w:val="18"/>
                <w:szCs w:val="18"/>
              </w:rPr>
              <w:t>inail.it &gt; prevenzione-e-sicurezza &gt; conoscere-il-rischio</w:t>
            </w:r>
          </w:p>
        </w:tc>
      </w:tr>
      <w:tr w:rsidR="00D22FCB" w14:paraId="2998824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0662A30" w14:textId="77777777" w:rsidR="00D22FCB" w:rsidRDefault="00000000">
            <w:r>
              <w:rPr>
                <w:sz w:val="18"/>
                <w:szCs w:val="18"/>
              </w:rPr>
              <w:t>INAIL – Catalogo generale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D24AA" w14:textId="77777777" w:rsidR="00D22FCB" w:rsidRDefault="00000000">
            <w:r>
              <w:rPr>
                <w:sz w:val="18"/>
                <w:szCs w:val="18"/>
              </w:rPr>
              <w:t xml:space="preserve">Manuali, opuscoli, </w:t>
            </w:r>
            <w:proofErr w:type="spellStart"/>
            <w:r>
              <w:rPr>
                <w:sz w:val="18"/>
                <w:szCs w:val="18"/>
              </w:rPr>
              <w:t>fact</w:t>
            </w:r>
            <w:proofErr w:type="spellEnd"/>
            <w:r>
              <w:rPr>
                <w:sz w:val="18"/>
                <w:szCs w:val="18"/>
              </w:rPr>
              <w:t xml:space="preserve"> </w:t>
            </w:r>
            <w:proofErr w:type="spellStart"/>
            <w:r>
              <w:rPr>
                <w:sz w:val="18"/>
                <w:szCs w:val="18"/>
              </w:rPr>
              <w:t>sheet</w:t>
            </w:r>
            <w:proofErr w:type="spellEnd"/>
            <w:r>
              <w:rPr>
                <w:sz w:val="18"/>
                <w:szCs w:val="18"/>
              </w:rPr>
              <w:t xml:space="preserve"> scaricabili in PDF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24748F" w14:textId="77777777" w:rsidR="00D22FCB" w:rsidRDefault="00000000">
            <w:r>
              <w:rPr>
                <w:sz w:val="18"/>
                <w:szCs w:val="18"/>
              </w:rPr>
              <w:t>inail.it &gt; portale/</w:t>
            </w:r>
            <w:proofErr w:type="spellStart"/>
            <w:r>
              <w:rPr>
                <w:sz w:val="18"/>
                <w:szCs w:val="18"/>
              </w:rPr>
              <w:t>it</w:t>
            </w:r>
            <w:proofErr w:type="spellEnd"/>
            <w:r>
              <w:rPr>
                <w:sz w:val="18"/>
                <w:szCs w:val="18"/>
              </w:rPr>
              <w:t>/</w:t>
            </w:r>
            <w:proofErr w:type="spellStart"/>
            <w:r>
              <w:rPr>
                <w:sz w:val="18"/>
                <w:szCs w:val="18"/>
              </w:rPr>
              <w:t>inail</w:t>
            </w:r>
            <w:proofErr w:type="spellEnd"/>
            <w:r>
              <w:rPr>
                <w:sz w:val="18"/>
                <w:szCs w:val="18"/>
              </w:rPr>
              <w:t>-comunica/pubblicazioni/catalogo-generale</w:t>
            </w:r>
          </w:p>
        </w:tc>
      </w:tr>
      <w:tr w:rsidR="00D22FCB" w14:paraId="7F2B47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5ACA4F55" w14:textId="77777777" w:rsidR="00D22FCB" w:rsidRDefault="00000000">
            <w:r>
              <w:rPr>
                <w:sz w:val="18"/>
                <w:szCs w:val="18"/>
              </w:rPr>
              <w:t>Portale Agenti Fisici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2478C" w14:textId="77777777" w:rsidR="00D22FCB" w:rsidRDefault="00000000">
            <w:r>
              <w:rPr>
                <w:sz w:val="18"/>
                <w:szCs w:val="18"/>
              </w:rPr>
              <w:t>Rumore, vibrazioni, CEM, ROA, microclima: banche dati e schede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F8D44" w14:textId="77777777" w:rsidR="00D22FCB" w:rsidRDefault="00000000">
            <w:r>
              <w:rPr>
                <w:sz w:val="18"/>
                <w:szCs w:val="18"/>
              </w:rPr>
              <w:t>portaleagentifisici.it</w:t>
            </w:r>
          </w:p>
        </w:tc>
      </w:tr>
      <w:tr w:rsidR="00D22FCB" w14:paraId="67466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3A635650" w14:textId="77777777" w:rsidR="00D22FCB" w:rsidRDefault="00000000">
            <w:r>
              <w:rPr>
                <w:sz w:val="18"/>
                <w:szCs w:val="18"/>
              </w:rPr>
              <w:t>Gazzetta Ufficiale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3204B" w14:textId="77777777" w:rsidR="00D22FCB" w:rsidRDefault="00000000">
            <w:r>
              <w:rPr>
                <w:sz w:val="18"/>
                <w:szCs w:val="18"/>
              </w:rPr>
              <w:t>Testo ufficiale ASR 2025 (G.U. n. 119/2025) e dei decreti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A9FEE" w14:textId="77777777" w:rsidR="00D22FCB" w:rsidRDefault="00000000">
            <w:r>
              <w:rPr>
                <w:sz w:val="18"/>
                <w:szCs w:val="18"/>
              </w:rPr>
              <w:t>gazzettaufficiale.it</w:t>
            </w:r>
          </w:p>
        </w:tc>
      </w:tr>
      <w:tr w:rsidR="00D22FCB" w14:paraId="432D2A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11F5BB03" w14:textId="77777777" w:rsidR="00D22FCB" w:rsidRDefault="00000000">
            <w:r>
              <w:rPr>
                <w:sz w:val="18"/>
                <w:szCs w:val="18"/>
              </w:rPr>
              <w:t>EU-OSHA (IT)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41040" w14:textId="77777777" w:rsidR="00D22FCB" w:rsidRDefault="00000000">
            <w:r>
              <w:rPr>
                <w:sz w:val="18"/>
                <w:szCs w:val="18"/>
              </w:rPr>
              <w:t>Rischi psicosociali, burnout, disturbi muscolo-scheletrici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01687" w14:textId="77777777" w:rsidR="00D22FCB" w:rsidRDefault="00000000">
            <w:r>
              <w:rPr>
                <w:sz w:val="18"/>
                <w:szCs w:val="18"/>
              </w:rPr>
              <w:t>osha.europa.eu/</w:t>
            </w:r>
            <w:proofErr w:type="spellStart"/>
            <w:r>
              <w:rPr>
                <w:sz w:val="18"/>
                <w:szCs w:val="18"/>
              </w:rPr>
              <w:t>it</w:t>
            </w:r>
            <w:proofErr w:type="spellEnd"/>
          </w:p>
        </w:tc>
      </w:tr>
      <w:tr w:rsidR="00D22FCB" w14:paraId="467B48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36C3B130" w14:textId="77777777" w:rsidR="00D22FCB" w:rsidRDefault="00000000">
            <w:r>
              <w:rPr>
                <w:sz w:val="18"/>
                <w:szCs w:val="18"/>
              </w:rPr>
              <w:t>Ministero del Lavoro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1459F" w14:textId="77777777" w:rsidR="00D22FCB" w:rsidRDefault="00000000">
            <w:r>
              <w:rPr>
                <w:sz w:val="18"/>
                <w:szCs w:val="18"/>
              </w:rPr>
              <w:t>ASR 2025 ufficiale, interpelli della Commissione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8ADAA" w14:textId="77777777" w:rsidR="00D22FCB" w:rsidRDefault="00000000">
            <w:r>
              <w:rPr>
                <w:sz w:val="18"/>
                <w:szCs w:val="18"/>
              </w:rPr>
              <w:t>lavoro.gov.it</w:t>
            </w:r>
          </w:p>
        </w:tc>
      </w:tr>
      <w:tr w:rsidR="00D22FCB" w14:paraId="345287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60" w:type="dxa"/>
              <w:left w:w="100" w:type="dxa"/>
              <w:bottom w:w="60" w:type="dxa"/>
              <w:right w:w="100" w:type="dxa"/>
            </w:tcMar>
          </w:tcPr>
          <w:p w14:paraId="02A66A81" w14:textId="77777777" w:rsidR="00D22FCB" w:rsidRDefault="00000000">
            <w:r>
              <w:rPr>
                <w:sz w:val="18"/>
                <w:szCs w:val="18"/>
              </w:rPr>
              <w:t>TUSSL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076C8" w14:textId="77777777" w:rsidR="00D22FCB" w:rsidRDefault="00000000">
            <w:r>
              <w:rPr>
                <w:sz w:val="18"/>
                <w:szCs w:val="18"/>
              </w:rPr>
              <w:t xml:space="preserve">Testo navigabile </w:t>
            </w:r>
            <w:proofErr w:type="spellStart"/>
            <w:r>
              <w:rPr>
                <w:sz w:val="18"/>
                <w:szCs w:val="18"/>
              </w:rPr>
              <w:t>D.Lgs.</w:t>
            </w:r>
            <w:proofErr w:type="spellEnd"/>
            <w:r>
              <w:rPr>
                <w:sz w:val="18"/>
                <w:szCs w:val="18"/>
              </w:rPr>
              <w:t xml:space="preserve"> 81/08 articolo per articolo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9BF09" w14:textId="77777777" w:rsidR="00D22FCB" w:rsidRDefault="00000000">
            <w:r>
              <w:rPr>
                <w:sz w:val="18"/>
                <w:szCs w:val="18"/>
              </w:rPr>
              <w:t>tussl.it</w:t>
            </w:r>
          </w:p>
        </w:tc>
      </w:tr>
    </w:tbl>
    <w:p w14:paraId="5D2D9AAC" w14:textId="77777777" w:rsidR="00D22FCB" w:rsidRDefault="00D22FCB"/>
    <w:p w14:paraId="3993A9DA" w14:textId="77777777" w:rsidR="00D22FCB" w:rsidRDefault="00000000">
      <w:pPr>
        <w:pStyle w:val="Titolo1"/>
      </w:pPr>
      <w:r>
        <w:t>7. Ordine di Priorità per la Produzione del Corso</w:t>
      </w:r>
    </w:p>
    <w:p w14:paraId="70E7E337" w14:textId="77777777" w:rsidR="00D22FCB" w:rsidRDefault="00D22FCB"/>
    <w:p w14:paraId="0B0498B7" w14:textId="77777777" w:rsidR="00D22FCB" w:rsidRDefault="00000000">
      <w:pPr>
        <w:pStyle w:val="Titolo3"/>
      </w:pPr>
      <w:r>
        <w:t>Priorità 1 — Testi normativi (già in questo documento)</w:t>
      </w:r>
    </w:p>
    <w:p w14:paraId="4A634EF7" w14:textId="77777777" w:rsidR="00D22FCB" w:rsidRDefault="00000000">
      <w:pPr>
        <w:pStyle w:val="Paragrafoelenco"/>
        <w:numPr>
          <w:ilvl w:val="0"/>
          <w:numId w:val="2"/>
        </w:numPr>
      </w:pPr>
      <w:r>
        <w:t xml:space="preserve">Artt. 16-17-18 (delega, non delegabili, obblighi </w:t>
      </w:r>
      <w:proofErr w:type="spellStart"/>
      <w:r>
        <w:t>DdL</w:t>
      </w:r>
      <w:proofErr w:type="spellEnd"/>
      <w:r>
        <w:t>) ✓</w:t>
      </w:r>
    </w:p>
    <w:p w14:paraId="5ED93331" w14:textId="77777777" w:rsidR="00D22FCB" w:rsidRDefault="00000000">
      <w:pPr>
        <w:pStyle w:val="Paragrafoelenco"/>
        <w:numPr>
          <w:ilvl w:val="0"/>
          <w:numId w:val="2"/>
        </w:numPr>
      </w:pPr>
      <w:r>
        <w:t>Art. 26 (DUVRI/appalti) ✓</w:t>
      </w:r>
    </w:p>
    <w:p w14:paraId="4D8DDA5B" w14:textId="77777777" w:rsidR="00D22FCB" w:rsidRDefault="00000000">
      <w:pPr>
        <w:pStyle w:val="Paragrafoelenco"/>
        <w:numPr>
          <w:ilvl w:val="0"/>
          <w:numId w:val="2"/>
        </w:numPr>
      </w:pPr>
      <w:r>
        <w:t xml:space="preserve">Art. 28 (oggetto </w:t>
      </w:r>
      <w:proofErr w:type="spellStart"/>
      <w:r>
        <w:t>VdR</w:t>
      </w:r>
      <w:proofErr w:type="spellEnd"/>
      <w:r>
        <w:t>/DVR) ✓</w:t>
      </w:r>
    </w:p>
    <w:p w14:paraId="55FEC30D" w14:textId="77777777" w:rsidR="00D22FCB" w:rsidRDefault="00000000">
      <w:pPr>
        <w:pStyle w:val="Paragrafoelenco"/>
        <w:numPr>
          <w:ilvl w:val="0"/>
          <w:numId w:val="2"/>
        </w:numPr>
      </w:pPr>
      <w:r>
        <w:t>Art. 30 (MOG/231) ✓</w:t>
      </w:r>
    </w:p>
    <w:p w14:paraId="298DBC71" w14:textId="77777777" w:rsidR="00D22FCB" w:rsidRDefault="00000000">
      <w:pPr>
        <w:pStyle w:val="Paragrafoelenco"/>
        <w:numPr>
          <w:ilvl w:val="0"/>
          <w:numId w:val="2"/>
        </w:numPr>
      </w:pPr>
      <w:r>
        <w:t>Titoli VIII, IX, XI — rischi fisici e chimici specifici → su normattiva.it</w:t>
      </w:r>
    </w:p>
    <w:p w14:paraId="3D82F20C" w14:textId="77777777" w:rsidR="00D22FCB" w:rsidRDefault="00D22FCB"/>
    <w:p w14:paraId="638C9CA2" w14:textId="77777777" w:rsidR="00D22FCB" w:rsidRDefault="00000000">
      <w:pPr>
        <w:pStyle w:val="Titolo3"/>
      </w:pPr>
      <w:r>
        <w:t>Priorità 2 — Manuali INAIL ad alto rendimento</w:t>
      </w:r>
    </w:p>
    <w:p w14:paraId="2461F0BC" w14:textId="77777777" w:rsidR="00D22FCB" w:rsidRDefault="00000000">
      <w:pPr>
        <w:pStyle w:val="Paragrafoelenco"/>
        <w:numPr>
          <w:ilvl w:val="0"/>
          <w:numId w:val="2"/>
        </w:numPr>
      </w:pPr>
      <w:r>
        <w:t>Manuale SLC 2017 → già sintetizzato in Sez. 3.3. PDF su inail.it o ateneosicuro.unifi.it</w:t>
      </w:r>
    </w:p>
    <w:p w14:paraId="5C5D15C4" w14:textId="77777777" w:rsidR="00D22FCB" w:rsidRDefault="00000000">
      <w:pPr>
        <w:pStyle w:val="Paragrafoelenco"/>
        <w:numPr>
          <w:ilvl w:val="0"/>
          <w:numId w:val="2"/>
        </w:numPr>
      </w:pPr>
      <w:r>
        <w:t>Manuale ambienti confinati 2013 → già sintetizzato in Sez. 4.1. PDF su lavoro.gov.it</w:t>
      </w:r>
    </w:p>
    <w:p w14:paraId="7A18E641" w14:textId="77777777" w:rsidR="00D22FCB" w:rsidRDefault="00D22FCB"/>
    <w:p w14:paraId="28463497" w14:textId="77777777" w:rsidR="00D22FCB" w:rsidRDefault="00000000">
      <w:pPr>
        <w:pStyle w:val="Titolo3"/>
      </w:pPr>
      <w:r>
        <w:t>Priorità 3 — INAIL Conoscere il rischio (hub tecnico)</w:t>
      </w:r>
    </w:p>
    <w:p w14:paraId="285C4AC4" w14:textId="77777777" w:rsidR="00D22FCB" w:rsidRDefault="00000000">
      <w:pPr>
        <w:pStyle w:val="Paragrafoelenco"/>
        <w:numPr>
          <w:ilvl w:val="0"/>
          <w:numId w:val="2"/>
        </w:numPr>
      </w:pPr>
      <w:r>
        <w:t>Passata sistematica su ATEX, cancerogeni, amianto, vibrazioni, rumore → inail.it &gt; conoscere-il-rischio</w:t>
      </w:r>
    </w:p>
    <w:p w14:paraId="77AD06BC" w14:textId="77777777" w:rsidR="00D22FCB" w:rsidRDefault="00D22FCB"/>
    <w:p w14:paraId="43E849B7" w14:textId="77777777" w:rsidR="00D22FCB" w:rsidRDefault="00000000">
      <w:pPr>
        <w:pStyle w:val="Titolo3"/>
      </w:pPr>
      <w:r>
        <w:t>Priorità 4 — ASR 2025</w:t>
      </w:r>
    </w:p>
    <w:p w14:paraId="4160CF37" w14:textId="77777777" w:rsidR="00D22FCB" w:rsidRDefault="00000000">
      <w:pPr>
        <w:pStyle w:val="Paragrafoelenco"/>
        <w:numPr>
          <w:ilvl w:val="0"/>
          <w:numId w:val="2"/>
        </w:numPr>
      </w:pPr>
      <w:r>
        <w:t xml:space="preserve">Verificare i contenuti minimi obbligatori dei 2 moduli ufficiali </w:t>
      </w:r>
      <w:proofErr w:type="spellStart"/>
      <w:r>
        <w:t>DdL</w:t>
      </w:r>
      <w:proofErr w:type="spellEnd"/>
      <w:r>
        <w:t xml:space="preserve"> 16h</w:t>
      </w:r>
    </w:p>
    <w:p w14:paraId="39FA53BD" w14:textId="77777777" w:rsidR="00D22FCB" w:rsidRDefault="00000000">
      <w:pPr>
        <w:pStyle w:val="Paragrafoelenco"/>
        <w:numPr>
          <w:ilvl w:val="0"/>
          <w:numId w:val="2"/>
        </w:numPr>
      </w:pPr>
      <w:r>
        <w:lastRenderedPageBreak/>
        <w:t>Riferimento: lavoro.gov.it/temi-e-priorita/salute-e-sicurezza/.../accordo-stato-regioni-del-17042025</w:t>
      </w:r>
    </w:p>
    <w:p w14:paraId="536B3C92" w14:textId="77777777" w:rsidR="00D22FCB" w:rsidRDefault="00D22FCB"/>
    <w:p w14:paraId="53FF8EBF" w14:textId="77777777" w:rsidR="00D22FCB" w:rsidRDefault="00D22FCB">
      <w:pPr>
        <w:pBdr>
          <w:bottom w:val="single" w:sz="4" w:space="1" w:color="2E4699"/>
        </w:pBdr>
      </w:pPr>
    </w:p>
    <w:p w14:paraId="0E1409D6" w14:textId="77777777" w:rsidR="00D22FCB" w:rsidRDefault="00000000">
      <w:pPr>
        <w:spacing w:before="200"/>
        <w:jc w:val="center"/>
      </w:pPr>
      <w:r>
        <w:rPr>
          <w:i/>
          <w:iCs/>
          <w:color w:val="999999"/>
          <w:sz w:val="18"/>
          <w:szCs w:val="18"/>
        </w:rPr>
        <w:t xml:space="preserve">Documento generato per uso interno </w:t>
      </w:r>
      <w:proofErr w:type="spellStart"/>
      <w:r>
        <w:rPr>
          <w:i/>
          <w:iCs/>
          <w:color w:val="999999"/>
          <w:sz w:val="18"/>
          <w:szCs w:val="18"/>
        </w:rPr>
        <w:t>AIFormazione</w:t>
      </w:r>
      <w:proofErr w:type="spellEnd"/>
      <w:r>
        <w:rPr>
          <w:i/>
          <w:iCs/>
          <w:color w:val="999999"/>
          <w:sz w:val="18"/>
          <w:szCs w:val="18"/>
        </w:rPr>
        <w:t xml:space="preserve"> — giugno 2026</w:t>
      </w:r>
    </w:p>
    <w:sectPr w:rsidR="00D22FCB">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E89"/>
    <w:multiLevelType w:val="multilevel"/>
    <w:tmpl w:val="386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4A0E"/>
    <w:multiLevelType w:val="multilevel"/>
    <w:tmpl w:val="732CF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7F1D"/>
    <w:multiLevelType w:val="multilevel"/>
    <w:tmpl w:val="840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C4A0E"/>
    <w:multiLevelType w:val="multilevel"/>
    <w:tmpl w:val="9F0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2B31"/>
    <w:multiLevelType w:val="multilevel"/>
    <w:tmpl w:val="7A6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B36DB"/>
    <w:multiLevelType w:val="multilevel"/>
    <w:tmpl w:val="6B76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444B6"/>
    <w:multiLevelType w:val="multilevel"/>
    <w:tmpl w:val="97C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175C"/>
    <w:multiLevelType w:val="multilevel"/>
    <w:tmpl w:val="A8C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5144D"/>
    <w:multiLevelType w:val="multilevel"/>
    <w:tmpl w:val="E6E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569D"/>
    <w:multiLevelType w:val="hybridMultilevel"/>
    <w:tmpl w:val="953A6EB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4963E84"/>
    <w:multiLevelType w:val="multilevel"/>
    <w:tmpl w:val="375C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F22E6"/>
    <w:multiLevelType w:val="hybridMultilevel"/>
    <w:tmpl w:val="1C881290"/>
    <w:lvl w:ilvl="0" w:tplc="7F3474D2">
      <w:start w:val="1"/>
      <w:numFmt w:val="bullet"/>
      <w:lvlText w:val="○"/>
      <w:lvlJc w:val="left"/>
      <w:pPr>
        <w:ind w:left="1080" w:hanging="360"/>
      </w:pPr>
    </w:lvl>
    <w:lvl w:ilvl="1" w:tplc="16EA659E">
      <w:numFmt w:val="decimal"/>
      <w:lvlText w:val=""/>
      <w:lvlJc w:val="left"/>
    </w:lvl>
    <w:lvl w:ilvl="2" w:tplc="F8580458">
      <w:numFmt w:val="decimal"/>
      <w:lvlText w:val=""/>
      <w:lvlJc w:val="left"/>
    </w:lvl>
    <w:lvl w:ilvl="3" w:tplc="ED06A8C0">
      <w:numFmt w:val="decimal"/>
      <w:lvlText w:val=""/>
      <w:lvlJc w:val="left"/>
    </w:lvl>
    <w:lvl w:ilvl="4" w:tplc="63CCE268">
      <w:numFmt w:val="decimal"/>
      <w:lvlText w:val=""/>
      <w:lvlJc w:val="left"/>
    </w:lvl>
    <w:lvl w:ilvl="5" w:tplc="625CC5EC">
      <w:numFmt w:val="decimal"/>
      <w:lvlText w:val=""/>
      <w:lvlJc w:val="left"/>
    </w:lvl>
    <w:lvl w:ilvl="6" w:tplc="64941F3E">
      <w:numFmt w:val="decimal"/>
      <w:lvlText w:val=""/>
      <w:lvlJc w:val="left"/>
    </w:lvl>
    <w:lvl w:ilvl="7" w:tplc="EB4080D8">
      <w:numFmt w:val="decimal"/>
      <w:lvlText w:val=""/>
      <w:lvlJc w:val="left"/>
    </w:lvl>
    <w:lvl w:ilvl="8" w:tplc="54EC668E">
      <w:numFmt w:val="decimal"/>
      <w:lvlText w:val=""/>
      <w:lvlJc w:val="left"/>
    </w:lvl>
  </w:abstractNum>
  <w:abstractNum w:abstractNumId="12" w15:restartNumberingAfterBreak="0">
    <w:nsid w:val="2C4D5087"/>
    <w:multiLevelType w:val="multilevel"/>
    <w:tmpl w:val="374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6309E"/>
    <w:multiLevelType w:val="multilevel"/>
    <w:tmpl w:val="B30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93038"/>
    <w:multiLevelType w:val="multilevel"/>
    <w:tmpl w:val="24C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26AE7"/>
    <w:multiLevelType w:val="multilevel"/>
    <w:tmpl w:val="EF1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373C9"/>
    <w:multiLevelType w:val="multilevel"/>
    <w:tmpl w:val="843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829BF"/>
    <w:multiLevelType w:val="multilevel"/>
    <w:tmpl w:val="8EF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3231D"/>
    <w:multiLevelType w:val="multilevel"/>
    <w:tmpl w:val="9DC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6095A"/>
    <w:multiLevelType w:val="multilevel"/>
    <w:tmpl w:val="EA80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73FE9"/>
    <w:multiLevelType w:val="multilevel"/>
    <w:tmpl w:val="325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F1983"/>
    <w:multiLevelType w:val="multilevel"/>
    <w:tmpl w:val="BA4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608D1"/>
    <w:multiLevelType w:val="multilevel"/>
    <w:tmpl w:val="EE2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B127E"/>
    <w:multiLevelType w:val="multilevel"/>
    <w:tmpl w:val="625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52F72"/>
    <w:multiLevelType w:val="multilevel"/>
    <w:tmpl w:val="EB1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045C1"/>
    <w:multiLevelType w:val="multilevel"/>
    <w:tmpl w:val="670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6389E"/>
    <w:multiLevelType w:val="multilevel"/>
    <w:tmpl w:val="A7C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1266A"/>
    <w:multiLevelType w:val="multilevel"/>
    <w:tmpl w:val="B20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96DB1"/>
    <w:multiLevelType w:val="multilevel"/>
    <w:tmpl w:val="ED1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E49AA"/>
    <w:multiLevelType w:val="multilevel"/>
    <w:tmpl w:val="9ED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03A1"/>
    <w:multiLevelType w:val="hybridMultilevel"/>
    <w:tmpl w:val="5A0ABDD0"/>
    <w:lvl w:ilvl="0" w:tplc="46CC8270">
      <w:start w:val="1"/>
      <w:numFmt w:val="bullet"/>
      <w:lvlText w:val="●"/>
      <w:lvlJc w:val="left"/>
      <w:pPr>
        <w:ind w:left="720" w:hanging="360"/>
      </w:pPr>
    </w:lvl>
    <w:lvl w:ilvl="1" w:tplc="9B8601C4">
      <w:start w:val="1"/>
      <w:numFmt w:val="bullet"/>
      <w:lvlText w:val="○"/>
      <w:lvlJc w:val="left"/>
      <w:pPr>
        <w:ind w:left="1440" w:hanging="360"/>
      </w:pPr>
    </w:lvl>
    <w:lvl w:ilvl="2" w:tplc="07022C78">
      <w:start w:val="1"/>
      <w:numFmt w:val="bullet"/>
      <w:lvlText w:val="■"/>
      <w:lvlJc w:val="left"/>
      <w:pPr>
        <w:ind w:left="2160" w:hanging="360"/>
      </w:pPr>
    </w:lvl>
    <w:lvl w:ilvl="3" w:tplc="73946306">
      <w:start w:val="1"/>
      <w:numFmt w:val="bullet"/>
      <w:lvlText w:val="●"/>
      <w:lvlJc w:val="left"/>
      <w:pPr>
        <w:ind w:left="2880" w:hanging="360"/>
      </w:pPr>
    </w:lvl>
    <w:lvl w:ilvl="4" w:tplc="66146FA6">
      <w:start w:val="1"/>
      <w:numFmt w:val="bullet"/>
      <w:lvlText w:val="○"/>
      <w:lvlJc w:val="left"/>
      <w:pPr>
        <w:ind w:left="3600" w:hanging="360"/>
      </w:pPr>
    </w:lvl>
    <w:lvl w:ilvl="5" w:tplc="B786157E">
      <w:start w:val="1"/>
      <w:numFmt w:val="bullet"/>
      <w:lvlText w:val="■"/>
      <w:lvlJc w:val="left"/>
      <w:pPr>
        <w:ind w:left="4320" w:hanging="360"/>
      </w:pPr>
    </w:lvl>
    <w:lvl w:ilvl="6" w:tplc="F9805C4E">
      <w:start w:val="1"/>
      <w:numFmt w:val="bullet"/>
      <w:lvlText w:val="●"/>
      <w:lvlJc w:val="left"/>
      <w:pPr>
        <w:ind w:left="5040" w:hanging="360"/>
      </w:pPr>
    </w:lvl>
    <w:lvl w:ilvl="7" w:tplc="B1825A3E">
      <w:start w:val="1"/>
      <w:numFmt w:val="bullet"/>
      <w:lvlText w:val="●"/>
      <w:lvlJc w:val="left"/>
      <w:pPr>
        <w:ind w:left="5760" w:hanging="360"/>
      </w:pPr>
    </w:lvl>
    <w:lvl w:ilvl="8" w:tplc="51F0CFE0">
      <w:start w:val="1"/>
      <w:numFmt w:val="bullet"/>
      <w:lvlText w:val="●"/>
      <w:lvlJc w:val="left"/>
      <w:pPr>
        <w:ind w:left="6480" w:hanging="360"/>
      </w:pPr>
    </w:lvl>
  </w:abstractNum>
  <w:abstractNum w:abstractNumId="31" w15:restartNumberingAfterBreak="0">
    <w:nsid w:val="537E3D9C"/>
    <w:multiLevelType w:val="multilevel"/>
    <w:tmpl w:val="A58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D4973"/>
    <w:multiLevelType w:val="hybridMultilevel"/>
    <w:tmpl w:val="F1502606"/>
    <w:lvl w:ilvl="0" w:tplc="35289E12">
      <w:start w:val="1"/>
      <w:numFmt w:val="bullet"/>
      <w:lvlText w:val="•"/>
      <w:lvlJc w:val="left"/>
      <w:pPr>
        <w:ind w:left="720" w:hanging="360"/>
      </w:pPr>
    </w:lvl>
    <w:lvl w:ilvl="1" w:tplc="8940EBEC">
      <w:numFmt w:val="decimal"/>
      <w:lvlText w:val=""/>
      <w:lvlJc w:val="left"/>
    </w:lvl>
    <w:lvl w:ilvl="2" w:tplc="3A426CE4">
      <w:numFmt w:val="decimal"/>
      <w:lvlText w:val=""/>
      <w:lvlJc w:val="left"/>
    </w:lvl>
    <w:lvl w:ilvl="3" w:tplc="CB680E14">
      <w:numFmt w:val="decimal"/>
      <w:lvlText w:val=""/>
      <w:lvlJc w:val="left"/>
    </w:lvl>
    <w:lvl w:ilvl="4" w:tplc="657A8694">
      <w:numFmt w:val="decimal"/>
      <w:lvlText w:val=""/>
      <w:lvlJc w:val="left"/>
    </w:lvl>
    <w:lvl w:ilvl="5" w:tplc="4B789FBE">
      <w:numFmt w:val="decimal"/>
      <w:lvlText w:val=""/>
      <w:lvlJc w:val="left"/>
    </w:lvl>
    <w:lvl w:ilvl="6" w:tplc="B864711A">
      <w:numFmt w:val="decimal"/>
      <w:lvlText w:val=""/>
      <w:lvlJc w:val="left"/>
    </w:lvl>
    <w:lvl w:ilvl="7" w:tplc="54C2F9AA">
      <w:numFmt w:val="decimal"/>
      <w:lvlText w:val=""/>
      <w:lvlJc w:val="left"/>
    </w:lvl>
    <w:lvl w:ilvl="8" w:tplc="B02C31EC">
      <w:numFmt w:val="decimal"/>
      <w:lvlText w:val=""/>
      <w:lvlJc w:val="left"/>
    </w:lvl>
  </w:abstractNum>
  <w:abstractNum w:abstractNumId="33" w15:restartNumberingAfterBreak="0">
    <w:nsid w:val="5DA83DA7"/>
    <w:multiLevelType w:val="multilevel"/>
    <w:tmpl w:val="F02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D3314"/>
    <w:multiLevelType w:val="multilevel"/>
    <w:tmpl w:val="A926B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04418"/>
    <w:multiLevelType w:val="multilevel"/>
    <w:tmpl w:val="032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C5373"/>
    <w:multiLevelType w:val="multilevel"/>
    <w:tmpl w:val="67D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42C03"/>
    <w:multiLevelType w:val="multilevel"/>
    <w:tmpl w:val="367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467B4"/>
    <w:multiLevelType w:val="multilevel"/>
    <w:tmpl w:val="CCAC8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56A0F"/>
    <w:multiLevelType w:val="multilevel"/>
    <w:tmpl w:val="D6BC63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47798"/>
    <w:multiLevelType w:val="multilevel"/>
    <w:tmpl w:val="C62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27977"/>
    <w:multiLevelType w:val="multilevel"/>
    <w:tmpl w:val="575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62A1D"/>
    <w:multiLevelType w:val="multilevel"/>
    <w:tmpl w:val="9B9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54BB2"/>
    <w:multiLevelType w:val="multilevel"/>
    <w:tmpl w:val="66D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84584"/>
    <w:multiLevelType w:val="multilevel"/>
    <w:tmpl w:val="422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0C6A"/>
    <w:multiLevelType w:val="multilevel"/>
    <w:tmpl w:val="AAC0F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932186">
    <w:abstractNumId w:val="30"/>
    <w:lvlOverride w:ilvl="0">
      <w:startOverride w:val="1"/>
    </w:lvlOverride>
  </w:num>
  <w:num w:numId="2" w16cid:durableId="607005271">
    <w:abstractNumId w:val="32"/>
    <w:lvlOverride w:ilvl="0">
      <w:startOverride w:val="1"/>
    </w:lvlOverride>
  </w:num>
  <w:num w:numId="3" w16cid:durableId="317926862">
    <w:abstractNumId w:val="6"/>
  </w:num>
  <w:num w:numId="4" w16cid:durableId="540482129">
    <w:abstractNumId w:val="24"/>
  </w:num>
  <w:num w:numId="5" w16cid:durableId="1221939441">
    <w:abstractNumId w:val="31"/>
  </w:num>
  <w:num w:numId="6" w16cid:durableId="1118524967">
    <w:abstractNumId w:val="40"/>
  </w:num>
  <w:num w:numId="7" w16cid:durableId="1685864165">
    <w:abstractNumId w:val="28"/>
  </w:num>
  <w:num w:numId="8" w16cid:durableId="2055884214">
    <w:abstractNumId w:val="35"/>
  </w:num>
  <w:num w:numId="9" w16cid:durableId="547643292">
    <w:abstractNumId w:val="0"/>
  </w:num>
  <w:num w:numId="10" w16cid:durableId="871961806">
    <w:abstractNumId w:val="20"/>
  </w:num>
  <w:num w:numId="11" w16cid:durableId="794523415">
    <w:abstractNumId w:val="33"/>
  </w:num>
  <w:num w:numId="12" w16cid:durableId="1981495180">
    <w:abstractNumId w:val="9"/>
  </w:num>
  <w:num w:numId="13" w16cid:durableId="1041898913">
    <w:abstractNumId w:val="38"/>
  </w:num>
  <w:num w:numId="14" w16cid:durableId="945160503">
    <w:abstractNumId w:val="1"/>
  </w:num>
  <w:num w:numId="15" w16cid:durableId="2076928959">
    <w:abstractNumId w:val="45"/>
  </w:num>
  <w:num w:numId="16" w16cid:durableId="1229535450">
    <w:abstractNumId w:val="34"/>
  </w:num>
  <w:num w:numId="17" w16cid:durableId="149835553">
    <w:abstractNumId w:val="39"/>
  </w:num>
  <w:num w:numId="18" w16cid:durableId="1076587732">
    <w:abstractNumId w:val="37"/>
  </w:num>
  <w:num w:numId="19" w16cid:durableId="1878470496">
    <w:abstractNumId w:val="21"/>
  </w:num>
  <w:num w:numId="20" w16cid:durableId="917130318">
    <w:abstractNumId w:val="2"/>
  </w:num>
  <w:num w:numId="21" w16cid:durableId="685442732">
    <w:abstractNumId w:val="43"/>
  </w:num>
  <w:num w:numId="22" w16cid:durableId="1942059979">
    <w:abstractNumId w:val="17"/>
  </w:num>
  <w:num w:numId="23" w16cid:durableId="1085687703">
    <w:abstractNumId w:val="26"/>
  </w:num>
  <w:num w:numId="24" w16cid:durableId="315956523">
    <w:abstractNumId w:val="15"/>
  </w:num>
  <w:num w:numId="25" w16cid:durableId="1439259249">
    <w:abstractNumId w:val="14"/>
  </w:num>
  <w:num w:numId="26" w16cid:durableId="2034070229">
    <w:abstractNumId w:val="36"/>
  </w:num>
  <w:num w:numId="27" w16cid:durableId="1044256477">
    <w:abstractNumId w:val="12"/>
  </w:num>
  <w:num w:numId="28" w16cid:durableId="1414936343">
    <w:abstractNumId w:val="27"/>
  </w:num>
  <w:num w:numId="29" w16cid:durableId="422991396">
    <w:abstractNumId w:val="16"/>
  </w:num>
  <w:num w:numId="30" w16cid:durableId="1298755085">
    <w:abstractNumId w:val="41"/>
  </w:num>
  <w:num w:numId="31" w16cid:durableId="1764960659">
    <w:abstractNumId w:val="29"/>
  </w:num>
  <w:num w:numId="32" w16cid:durableId="1452627559">
    <w:abstractNumId w:val="10"/>
  </w:num>
  <w:num w:numId="33" w16cid:durableId="1278636100">
    <w:abstractNumId w:val="44"/>
  </w:num>
  <w:num w:numId="34" w16cid:durableId="681200098">
    <w:abstractNumId w:val="25"/>
  </w:num>
  <w:num w:numId="35" w16cid:durableId="567495545">
    <w:abstractNumId w:val="4"/>
  </w:num>
  <w:num w:numId="36" w16cid:durableId="1943023750">
    <w:abstractNumId w:val="13"/>
  </w:num>
  <w:num w:numId="37" w16cid:durableId="1368916835">
    <w:abstractNumId w:val="8"/>
  </w:num>
  <w:num w:numId="38" w16cid:durableId="332803699">
    <w:abstractNumId w:val="7"/>
  </w:num>
  <w:num w:numId="39" w16cid:durableId="1838837034">
    <w:abstractNumId w:val="19"/>
  </w:num>
  <w:num w:numId="40" w16cid:durableId="189026103">
    <w:abstractNumId w:val="5"/>
  </w:num>
  <w:num w:numId="41" w16cid:durableId="1574123955">
    <w:abstractNumId w:val="22"/>
  </w:num>
  <w:num w:numId="42" w16cid:durableId="1140348606">
    <w:abstractNumId w:val="23"/>
  </w:num>
  <w:num w:numId="43" w16cid:durableId="1509447695">
    <w:abstractNumId w:val="42"/>
  </w:num>
  <w:num w:numId="44" w16cid:durableId="906526458">
    <w:abstractNumId w:val="18"/>
  </w:num>
  <w:num w:numId="45" w16cid:durableId="78253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FCB"/>
    <w:rsid w:val="00013A2E"/>
    <w:rsid w:val="000757AA"/>
    <w:rsid w:val="00076CA6"/>
    <w:rsid w:val="00080985"/>
    <w:rsid w:val="00083D35"/>
    <w:rsid w:val="00087F36"/>
    <w:rsid w:val="001008CD"/>
    <w:rsid w:val="001026CB"/>
    <w:rsid w:val="001050C9"/>
    <w:rsid w:val="0013252A"/>
    <w:rsid w:val="001C2072"/>
    <w:rsid w:val="00205917"/>
    <w:rsid w:val="0022067A"/>
    <w:rsid w:val="00285CA7"/>
    <w:rsid w:val="00295359"/>
    <w:rsid w:val="002C5661"/>
    <w:rsid w:val="002C6E64"/>
    <w:rsid w:val="003628DF"/>
    <w:rsid w:val="0037798A"/>
    <w:rsid w:val="003867F1"/>
    <w:rsid w:val="00395335"/>
    <w:rsid w:val="003B12E7"/>
    <w:rsid w:val="003B1AF5"/>
    <w:rsid w:val="003D57AD"/>
    <w:rsid w:val="0041380A"/>
    <w:rsid w:val="00416FF8"/>
    <w:rsid w:val="00453126"/>
    <w:rsid w:val="00463DE9"/>
    <w:rsid w:val="004B6058"/>
    <w:rsid w:val="004C4AC4"/>
    <w:rsid w:val="004F40F2"/>
    <w:rsid w:val="0050167D"/>
    <w:rsid w:val="00542DD0"/>
    <w:rsid w:val="0055109A"/>
    <w:rsid w:val="00594A7B"/>
    <w:rsid w:val="005B4FA2"/>
    <w:rsid w:val="005D374F"/>
    <w:rsid w:val="005F7A9E"/>
    <w:rsid w:val="0063274E"/>
    <w:rsid w:val="00655E9A"/>
    <w:rsid w:val="00681CAB"/>
    <w:rsid w:val="006B1D7D"/>
    <w:rsid w:val="006B21C2"/>
    <w:rsid w:val="006D49D9"/>
    <w:rsid w:val="006D60D4"/>
    <w:rsid w:val="006D7F1C"/>
    <w:rsid w:val="0070689E"/>
    <w:rsid w:val="007765B3"/>
    <w:rsid w:val="0077708A"/>
    <w:rsid w:val="00786BE7"/>
    <w:rsid w:val="007A54A4"/>
    <w:rsid w:val="007D1BA2"/>
    <w:rsid w:val="008047D2"/>
    <w:rsid w:val="008407A2"/>
    <w:rsid w:val="008638BB"/>
    <w:rsid w:val="00891690"/>
    <w:rsid w:val="008A73A4"/>
    <w:rsid w:val="008C7CEE"/>
    <w:rsid w:val="008D0C02"/>
    <w:rsid w:val="008D6928"/>
    <w:rsid w:val="009055CC"/>
    <w:rsid w:val="00921DCC"/>
    <w:rsid w:val="009256AE"/>
    <w:rsid w:val="00925E49"/>
    <w:rsid w:val="009408BC"/>
    <w:rsid w:val="00940E82"/>
    <w:rsid w:val="00972AEC"/>
    <w:rsid w:val="00974C79"/>
    <w:rsid w:val="00984827"/>
    <w:rsid w:val="009C05E7"/>
    <w:rsid w:val="009C1FF8"/>
    <w:rsid w:val="009E78FE"/>
    <w:rsid w:val="00A016B1"/>
    <w:rsid w:val="00A80174"/>
    <w:rsid w:val="00AA6A5F"/>
    <w:rsid w:val="00AC304E"/>
    <w:rsid w:val="00AD1246"/>
    <w:rsid w:val="00AD344B"/>
    <w:rsid w:val="00AD6B10"/>
    <w:rsid w:val="00AD7114"/>
    <w:rsid w:val="00AE6A74"/>
    <w:rsid w:val="00AF2A09"/>
    <w:rsid w:val="00B20BBC"/>
    <w:rsid w:val="00B36C5B"/>
    <w:rsid w:val="00B612E7"/>
    <w:rsid w:val="00B61C0D"/>
    <w:rsid w:val="00B6639C"/>
    <w:rsid w:val="00B71A47"/>
    <w:rsid w:val="00B76711"/>
    <w:rsid w:val="00B82498"/>
    <w:rsid w:val="00B94996"/>
    <w:rsid w:val="00BD5532"/>
    <w:rsid w:val="00BD75E6"/>
    <w:rsid w:val="00BE3313"/>
    <w:rsid w:val="00BE4BD7"/>
    <w:rsid w:val="00BF2D95"/>
    <w:rsid w:val="00C94D19"/>
    <w:rsid w:val="00CB2270"/>
    <w:rsid w:val="00CD19D2"/>
    <w:rsid w:val="00CE3EB1"/>
    <w:rsid w:val="00CF3711"/>
    <w:rsid w:val="00CF53E2"/>
    <w:rsid w:val="00D15885"/>
    <w:rsid w:val="00D20212"/>
    <w:rsid w:val="00D22FCB"/>
    <w:rsid w:val="00D31D83"/>
    <w:rsid w:val="00D57F5B"/>
    <w:rsid w:val="00D6156A"/>
    <w:rsid w:val="00D947A4"/>
    <w:rsid w:val="00D95512"/>
    <w:rsid w:val="00DB423C"/>
    <w:rsid w:val="00DB588B"/>
    <w:rsid w:val="00DD3F65"/>
    <w:rsid w:val="00E068C2"/>
    <w:rsid w:val="00E92620"/>
    <w:rsid w:val="00E97C89"/>
    <w:rsid w:val="00EA27AD"/>
    <w:rsid w:val="00ED6A67"/>
    <w:rsid w:val="00F06E3D"/>
    <w:rsid w:val="00F170D7"/>
    <w:rsid w:val="00FA5648"/>
    <w:rsid w:val="00FB0F8D"/>
    <w:rsid w:val="00FB5E90"/>
    <w:rsid w:val="00FB78D8"/>
    <w:rsid w:val="00FC453C"/>
    <w:rsid w:val="00FF08BE"/>
    <w:rsid w:val="00FF0E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807B"/>
  <w15:docId w15:val="{4C6BBA19-5450-4F39-B632-76570AA0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4" w:space="4" w:color="2E4699"/>
      </w:pBdr>
      <w:spacing w:before="320" w:after="160"/>
      <w:outlineLvl w:val="0"/>
    </w:pPr>
    <w:rPr>
      <w:b/>
      <w:bCs/>
      <w:color w:val="1A2E6C"/>
      <w:sz w:val="36"/>
      <w:szCs w:val="36"/>
    </w:rPr>
  </w:style>
  <w:style w:type="paragraph" w:styleId="Titolo2">
    <w:name w:val="heading 2"/>
    <w:uiPriority w:val="9"/>
    <w:unhideWhenUsed/>
    <w:qFormat/>
    <w:pPr>
      <w:spacing w:before="240" w:after="120"/>
      <w:outlineLvl w:val="1"/>
    </w:pPr>
    <w:rPr>
      <w:b/>
      <w:bCs/>
      <w:color w:val="2E4699"/>
      <w:sz w:val="28"/>
      <w:szCs w:val="28"/>
    </w:rPr>
  </w:style>
  <w:style w:type="paragraph" w:styleId="Titolo3">
    <w:name w:val="heading 3"/>
    <w:uiPriority w:val="9"/>
    <w:unhideWhenUsed/>
    <w:qFormat/>
    <w:pPr>
      <w:spacing w:before="200" w:after="80"/>
      <w:outlineLvl w:val="2"/>
    </w:pPr>
    <w:rPr>
      <w:b/>
      <w:bCs/>
      <w:color w:val="555555"/>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semiHidden/>
    <w:unhideWhenUsed/>
    <w:rsid w:val="003B12E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3E612-D814-4DAE-8C9B-4BCBE5895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1015</TotalTime>
  <Pages>41</Pages>
  <Words>22391</Words>
  <Characters>127631</Characters>
  <Application>Microsoft Office Word</Application>
  <DocSecurity>0</DocSecurity>
  <Lines>1063</Lines>
  <Paragraphs>299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Ambiente Impresa 06</cp:lastModifiedBy>
  <cp:revision>113</cp:revision>
  <dcterms:created xsi:type="dcterms:W3CDTF">2026-06-09T07:53:00Z</dcterms:created>
  <dcterms:modified xsi:type="dcterms:W3CDTF">2026-06-11T13:45:00Z</dcterms:modified>
</cp:coreProperties>
</file>